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jyer4xg89oeu" w:id="0"/>
      <w:bookmarkEnd w:id="0"/>
      <w:r w:rsidDel="00000000" w:rsidR="00000000" w:rsidRPr="00000000">
        <w:rPr>
          <w:rtl w:val="0"/>
        </w:rPr>
        <w:t xml:space="preserve">LIMITES NUDGES : </w:t>
      </w:r>
    </w:p>
    <w:p w:rsidR="00000000" w:rsidDel="00000000" w:rsidP="00000000" w:rsidRDefault="00000000" w:rsidRPr="00000000" w14:paraId="00000002">
      <w:pPr>
        <w:numPr>
          <w:ilvl w:val="0"/>
          <w:numId w:val="7"/>
        </w:numPr>
        <w:ind w:left="720" w:hanging="360"/>
      </w:pPr>
      <w:r w:rsidDel="00000000" w:rsidR="00000000" w:rsidRPr="00000000">
        <w:rPr>
          <w:color w:val="00ff00"/>
          <w:rtl w:val="0"/>
        </w:rPr>
        <w:t xml:space="preserve">(12)</w:t>
      </w:r>
      <w:r w:rsidDel="00000000" w:rsidR="00000000" w:rsidRPr="00000000">
        <w:rPr>
          <w:rtl w:val="0"/>
        </w:rPr>
        <w:t xml:space="preserve"> Gigerenzer, G. (2025). The rationality wars: a personal reflection. Behavioural Public Policy, 9(3), 495-515.</w:t>
        <w:br w:type="textWrapping"/>
      </w:r>
      <w:hyperlink r:id="rId6">
        <w:r w:rsidDel="00000000" w:rsidR="00000000" w:rsidRPr="00000000">
          <w:rPr>
            <w:color w:val="1155cc"/>
            <w:u w:val="single"/>
            <w:rtl w:val="0"/>
          </w:rPr>
          <w:t xml:space="preserve">https://www.cambridge.org/core/journals/behavioural-public-policy/article/rationality-wars-a-personal-reflection/3D2EA145E5C7EFEE9EE7A910325EE6AC</w:t>
        </w:r>
      </w:hyperlink>
      <w:r w:rsidDel="00000000" w:rsidR="00000000" w:rsidRPr="00000000">
        <w:rPr>
          <w:rtl w:val="0"/>
        </w:rPr>
        <w:t xml:space="preserve"> </w:t>
      </w:r>
    </w:p>
    <w:p w:rsidR="00000000" w:rsidDel="00000000" w:rsidP="00000000" w:rsidRDefault="00000000" w:rsidRPr="00000000" w14:paraId="00000003">
      <w:pPr>
        <w:numPr>
          <w:ilvl w:val="1"/>
          <w:numId w:val="7"/>
        </w:numPr>
        <w:ind w:left="1440" w:hanging="360"/>
        <w:rPr>
          <w:color w:val="674ea7"/>
          <w:sz w:val="20"/>
          <w:szCs w:val="20"/>
        </w:rPr>
      </w:pPr>
      <w:r w:rsidDel="00000000" w:rsidR="00000000" w:rsidRPr="00000000">
        <w:rPr>
          <w:color w:val="674ea7"/>
          <w:sz w:val="20"/>
          <w:szCs w:val="20"/>
          <w:rtl w:val="0"/>
        </w:rPr>
        <w:t xml:space="preserve">“This broader view has shown that many supposed cognitive biases are marks of intelligence rather than irrationality, and that heuristics are indispensable guides in a world of uncertainty” </w:t>
      </w:r>
    </w:p>
    <w:p w:rsidR="00000000" w:rsidDel="00000000" w:rsidP="00000000" w:rsidRDefault="00000000" w:rsidRPr="00000000" w14:paraId="00000004">
      <w:pPr>
        <w:numPr>
          <w:ilvl w:val="1"/>
          <w:numId w:val="7"/>
        </w:numPr>
        <w:ind w:left="1440" w:hanging="360"/>
        <w:rPr>
          <w:color w:val="674ea7"/>
          <w:sz w:val="20"/>
          <w:szCs w:val="20"/>
        </w:rPr>
      </w:pPr>
      <w:r w:rsidDel="00000000" w:rsidR="00000000" w:rsidRPr="00000000">
        <w:rPr>
          <w:color w:val="674ea7"/>
          <w:sz w:val="20"/>
          <w:szCs w:val="20"/>
          <w:rtl w:val="0"/>
        </w:rPr>
        <w:t xml:space="preserve">Questionne l’approche par les biais, et l'irrationalité : </w:t>
      </w:r>
    </w:p>
    <w:p w:rsidR="00000000" w:rsidDel="00000000" w:rsidP="00000000" w:rsidRDefault="00000000" w:rsidRPr="00000000" w14:paraId="00000005">
      <w:pPr>
        <w:numPr>
          <w:ilvl w:val="2"/>
          <w:numId w:val="7"/>
        </w:numPr>
        <w:ind w:left="2160" w:hanging="360"/>
        <w:rPr>
          <w:color w:val="674ea7"/>
          <w:sz w:val="20"/>
          <w:szCs w:val="20"/>
        </w:rPr>
      </w:pPr>
      <w:r w:rsidDel="00000000" w:rsidR="00000000" w:rsidRPr="00000000">
        <w:rPr>
          <w:color w:val="674ea7"/>
          <w:sz w:val="20"/>
          <w:szCs w:val="20"/>
          <w:rtl w:val="0"/>
        </w:rPr>
        <w:t xml:space="preserve">Check arguments sur le fait que ça ne marche pas de faire comme ça</w:t>
      </w:r>
    </w:p>
    <w:p w:rsidR="00000000" w:rsidDel="00000000" w:rsidP="00000000" w:rsidRDefault="00000000" w:rsidRPr="00000000" w14:paraId="00000006">
      <w:pPr>
        <w:numPr>
          <w:ilvl w:val="2"/>
          <w:numId w:val="7"/>
        </w:numPr>
        <w:ind w:left="2160" w:hanging="360"/>
        <w:rPr>
          <w:color w:val="674ea7"/>
          <w:sz w:val="20"/>
          <w:szCs w:val="20"/>
        </w:rPr>
      </w:pPr>
      <w:r w:rsidDel="00000000" w:rsidR="00000000" w:rsidRPr="00000000">
        <w:rPr>
          <w:rFonts w:ascii="Arial Unicode MS" w:cs="Arial Unicode MS" w:eastAsia="Arial Unicode MS" w:hAnsi="Arial Unicode MS"/>
          <w:color w:val="674ea7"/>
          <w:sz w:val="20"/>
          <w:szCs w:val="20"/>
          <w:rtl w:val="0"/>
        </w:rPr>
        <w:t xml:space="preserve">Arguments pour une approche ≠ du changement ?</w:t>
      </w:r>
    </w:p>
    <w:p w:rsidR="00000000" w:rsidDel="00000000" w:rsidP="00000000" w:rsidRDefault="00000000" w:rsidRPr="00000000" w14:paraId="00000007">
      <w:pPr>
        <w:numPr>
          <w:ilvl w:val="0"/>
          <w:numId w:val="7"/>
        </w:numPr>
        <w:ind w:left="720" w:hanging="360"/>
      </w:pPr>
      <w:r w:rsidDel="00000000" w:rsidR="00000000" w:rsidRPr="00000000">
        <w:rPr>
          <w:color w:val="00ff00"/>
          <w:rtl w:val="0"/>
        </w:rPr>
        <w:t xml:space="preserve">(13)</w:t>
      </w:r>
      <w:r w:rsidDel="00000000" w:rsidR="00000000" w:rsidRPr="00000000">
        <w:rPr>
          <w:rtl w:val="0"/>
        </w:rPr>
        <w:t xml:space="preserve"> Banerjee, S., Grüne-Yanoff, T., John, P., &amp; Moseley, A. (2024). It's time we put agency into behavioural public policy. Behavioural Public Policy, 8(4), 789-806. </w:t>
      </w:r>
      <w:hyperlink r:id="rId7">
        <w:r w:rsidDel="00000000" w:rsidR="00000000" w:rsidRPr="00000000">
          <w:rPr>
            <w:color w:val="1155cc"/>
            <w:u w:val="single"/>
            <w:rtl w:val="0"/>
          </w:rPr>
          <w:t xml:space="preserve">https://www.cambridge.org/core/services/aop-cambridge-core/content/view/7899D67F250401D6D95CCA56A317E378/S2398063X2400006Xa.pdf/div-class-title-it-s-time-we-put-agency-into-behavioural-public-policy-div.pdf</w:t>
        </w:r>
      </w:hyperlink>
      <w:r w:rsidDel="00000000" w:rsidR="00000000" w:rsidRPr="00000000">
        <w:rPr>
          <w:rtl w:val="0"/>
        </w:rPr>
        <w:t xml:space="preserve">  </w:t>
      </w:r>
    </w:p>
    <w:p w:rsidR="00000000" w:rsidDel="00000000" w:rsidP="00000000" w:rsidRDefault="00000000" w:rsidRPr="00000000" w14:paraId="00000008">
      <w:pPr>
        <w:numPr>
          <w:ilvl w:val="1"/>
          <w:numId w:val="7"/>
        </w:numPr>
        <w:ind w:left="1440" w:hanging="360"/>
        <w:rPr>
          <w:color w:val="674ea7"/>
          <w:sz w:val="20"/>
          <w:szCs w:val="20"/>
        </w:rPr>
      </w:pPr>
      <w:r w:rsidDel="00000000" w:rsidR="00000000" w:rsidRPr="00000000">
        <w:rPr>
          <w:color w:val="674ea7"/>
          <w:sz w:val="20"/>
          <w:szCs w:val="20"/>
          <w:rtl w:val="0"/>
        </w:rPr>
        <w:t xml:space="preserve">Montre des exemples de “non-persistent treatment effects, compensatory negative spillovers or psychological reactance and backfiring effects ?”</w:t>
      </w:r>
    </w:p>
    <w:p w:rsidR="00000000" w:rsidDel="00000000" w:rsidP="00000000" w:rsidRDefault="00000000" w:rsidRPr="00000000" w14:paraId="00000009">
      <w:pPr>
        <w:numPr>
          <w:ilvl w:val="1"/>
          <w:numId w:val="7"/>
        </w:numPr>
        <w:ind w:left="1440" w:hanging="360"/>
        <w:rPr>
          <w:color w:val="674ea7"/>
          <w:sz w:val="20"/>
          <w:szCs w:val="20"/>
        </w:rPr>
      </w:pPr>
      <w:r w:rsidDel="00000000" w:rsidR="00000000" w:rsidRPr="00000000">
        <w:rPr>
          <w:color w:val="674ea7"/>
          <w:sz w:val="20"/>
          <w:szCs w:val="20"/>
          <w:rtl w:val="0"/>
        </w:rPr>
        <w:t xml:space="preserve">we argue agency-enhancing BPPs can alleviate these ethical and efficacy limitations to longer-lasting and meaningful behaviour change</w:t>
      </w:r>
    </w:p>
    <w:p w:rsidR="00000000" w:rsidDel="00000000" w:rsidP="00000000" w:rsidRDefault="00000000" w:rsidRPr="00000000" w14:paraId="0000000A">
      <w:pPr>
        <w:numPr>
          <w:ilvl w:val="0"/>
          <w:numId w:val="7"/>
        </w:numPr>
        <w:ind w:left="720" w:hanging="360"/>
      </w:pPr>
      <w:r w:rsidDel="00000000" w:rsidR="00000000" w:rsidRPr="00000000">
        <w:rPr>
          <w:color w:val="00ff00"/>
          <w:rtl w:val="0"/>
        </w:rPr>
        <w:t xml:space="preserve">(15)</w:t>
      </w:r>
      <w:r w:rsidDel="00000000" w:rsidR="00000000" w:rsidRPr="00000000">
        <w:rPr>
          <w:rtl w:val="0"/>
        </w:rPr>
        <w:t xml:space="preserve"> Banerjee, S., Savani, M., &amp; Shreedhar, G. (2021). Public support for ‘soft’versus ‘hard’public policies: Review of the evidence. Journal of Behavioral Public Administration, 4(2). </w:t>
      </w:r>
      <w:hyperlink r:id="rId8">
        <w:r w:rsidDel="00000000" w:rsidR="00000000" w:rsidRPr="00000000">
          <w:rPr>
            <w:color w:val="1155cc"/>
            <w:u w:val="single"/>
            <w:rtl w:val="0"/>
          </w:rPr>
          <w:t xml:space="preserve">https://journal-bpa.org/index.php/jbpa/article/view/220</w:t>
        </w:r>
      </w:hyperlink>
      <w:r w:rsidDel="00000000" w:rsidR="00000000" w:rsidRPr="00000000">
        <w:rPr>
          <w:rtl w:val="0"/>
        </w:rPr>
        <w:t xml:space="preserve"> </w:t>
      </w:r>
    </w:p>
    <w:p w:rsidR="00000000" w:rsidDel="00000000" w:rsidP="00000000" w:rsidRDefault="00000000" w:rsidRPr="00000000" w14:paraId="0000000B">
      <w:pPr>
        <w:numPr>
          <w:ilvl w:val="0"/>
          <w:numId w:val="7"/>
        </w:numPr>
        <w:ind w:left="720" w:hanging="360"/>
      </w:pPr>
      <w:r w:rsidDel="00000000" w:rsidR="00000000" w:rsidRPr="00000000">
        <w:rPr>
          <w:rtl w:val="0"/>
        </w:rPr>
        <w:t xml:space="preserve">(16) Banerjee, Sanchayan, and Matteo M. Galizzi. "People are different! And so should be behavioural interventions." (2024): 109-118. </w:t>
      </w:r>
      <w:hyperlink r:id="rId9">
        <w:r w:rsidDel="00000000" w:rsidR="00000000" w:rsidRPr="00000000">
          <w:rPr>
            <w:color w:val="1155cc"/>
            <w:u w:val="single"/>
            <w:rtl w:val="0"/>
          </w:rPr>
          <w:t xml:space="preserve">https://eprints.lse.ac.uk/125441/1/BanerjeeGalizzifinalpublishedversion.pdf</w:t>
        </w:r>
      </w:hyperlink>
      <w:r w:rsidDel="00000000" w:rsidR="00000000" w:rsidRPr="00000000">
        <w:rPr>
          <w:rtl w:val="0"/>
        </w:rPr>
        <w:t xml:space="preserve">  </w:t>
      </w:r>
    </w:p>
    <w:p w:rsidR="00000000" w:rsidDel="00000000" w:rsidP="00000000" w:rsidRDefault="00000000" w:rsidRPr="00000000" w14:paraId="0000000C">
      <w:pPr>
        <w:numPr>
          <w:ilvl w:val="0"/>
          <w:numId w:val="7"/>
        </w:numPr>
        <w:ind w:left="720" w:hanging="360"/>
      </w:pPr>
      <w:r w:rsidDel="00000000" w:rsidR="00000000" w:rsidRPr="00000000">
        <w:rPr>
          <w:rtl w:val="0"/>
        </w:rPr>
        <w:t xml:space="preserve">(19) Berger, S., Cologna, V., &amp; Bauer, J. M. (2024). Mitigating Climate Change Via the Demand Side and Behavioral Insights: Policy Recommendation and Current Challenges. Policy Insights from the Behavioral and Brain Sciences, 11(2), 164-171.</w:t>
      </w:r>
    </w:p>
    <w:p w:rsidR="00000000" w:rsidDel="00000000" w:rsidP="00000000" w:rsidRDefault="00000000" w:rsidRPr="00000000" w14:paraId="0000000D">
      <w:pPr>
        <w:ind w:left="720" w:firstLine="0"/>
        <w:rPr/>
      </w:pPr>
      <w:hyperlink r:id="rId10">
        <w:r w:rsidDel="00000000" w:rsidR="00000000" w:rsidRPr="00000000">
          <w:rPr>
            <w:color w:val="1155cc"/>
            <w:u w:val="single"/>
            <w:rtl w:val="0"/>
          </w:rPr>
          <w:t xml:space="preserve">https://journals.sagepub.com/doi/abs/10.1177/23727322241275147</w:t>
        </w:r>
      </w:hyperlink>
      <w:r w:rsidDel="00000000" w:rsidR="00000000" w:rsidRPr="00000000">
        <w:rPr>
          <w:rtl w:val="0"/>
        </w:rPr>
      </w:r>
    </w:p>
    <w:p w:rsidR="00000000" w:rsidDel="00000000" w:rsidP="00000000" w:rsidRDefault="00000000" w:rsidRPr="00000000" w14:paraId="0000000E">
      <w:pPr>
        <w:numPr>
          <w:ilvl w:val="0"/>
          <w:numId w:val="7"/>
        </w:numPr>
        <w:ind w:left="720" w:hanging="360"/>
      </w:pPr>
      <w:r w:rsidDel="00000000" w:rsidR="00000000" w:rsidRPr="00000000">
        <w:rPr>
          <w:rtl w:val="0"/>
        </w:rPr>
        <w:t xml:space="preserve">(20) Banerjee, S., &amp; John, P. (2023). Nudge+: putting citizens at the heart of behavioural public policy. In Research Handbook on Nudges and Society (pp. 227-241). Edward Elgar Publishing.  </w:t>
      </w:r>
      <w:hyperlink r:id="rId11">
        <w:r w:rsidDel="00000000" w:rsidR="00000000" w:rsidRPr="00000000">
          <w:rPr>
            <w:color w:val="1155cc"/>
            <w:u w:val="single"/>
            <w:rtl w:val="0"/>
          </w:rPr>
          <w:t xml:space="preserve">https://research.vu.nl/ws/portalfiles/portal/334813850/Nudge_Putting_citizens_at_the_heart_of_behavioural_public_policy.pdf</w:t>
        </w:r>
      </w:hyperlink>
      <w:r w:rsidDel="00000000" w:rsidR="00000000" w:rsidRPr="00000000">
        <w:rPr>
          <w:rtl w:val="0"/>
        </w:rPr>
        <w:t xml:space="preserve">   </w:t>
      </w:r>
    </w:p>
    <w:p w:rsidR="00000000" w:rsidDel="00000000" w:rsidP="00000000" w:rsidRDefault="00000000" w:rsidRPr="00000000" w14:paraId="0000000F">
      <w:pPr>
        <w:numPr>
          <w:ilvl w:val="0"/>
          <w:numId w:val="7"/>
        </w:numPr>
        <w:ind w:left="720" w:hanging="360"/>
      </w:pPr>
      <w:r w:rsidDel="00000000" w:rsidR="00000000" w:rsidRPr="00000000">
        <w:rPr>
          <w:rtl w:val="0"/>
        </w:rPr>
        <w:t xml:space="preserve">(22) Daovisan, H., Sathiyamas, J., Choowan, P., &amp; Suwanwong, C. (2025). Rethinking Post-COVID-19 Behavioral Science: Old Questions, New Insights. Behavioral Sciences, 15(6), 831.  </w:t>
      </w:r>
      <w:hyperlink r:id="rId12">
        <w:r w:rsidDel="00000000" w:rsidR="00000000" w:rsidRPr="00000000">
          <w:rPr>
            <w:color w:val="1155cc"/>
            <w:u w:val="single"/>
            <w:rtl w:val="0"/>
          </w:rPr>
          <w:t xml:space="preserve">https://www.mdpi.com/2076-328X/15/6/831</w:t>
        </w:r>
      </w:hyperlink>
      <w:r w:rsidDel="00000000" w:rsidR="00000000" w:rsidRPr="00000000">
        <w:rPr>
          <w:rtl w:val="0"/>
        </w:rPr>
      </w:r>
    </w:p>
    <w:p w:rsidR="00000000" w:rsidDel="00000000" w:rsidP="00000000" w:rsidRDefault="00000000" w:rsidRPr="00000000" w14:paraId="00000010">
      <w:pPr>
        <w:numPr>
          <w:ilvl w:val="0"/>
          <w:numId w:val="7"/>
        </w:numPr>
        <w:ind w:left="720" w:hanging="360"/>
      </w:pPr>
      <w:r w:rsidDel="00000000" w:rsidR="00000000" w:rsidRPr="00000000">
        <w:rPr>
          <w:rtl w:val="0"/>
        </w:rPr>
        <w:t xml:space="preserve">(32) Krawiec, J., &amp; Śliwowski, P. (2024). Heuristics and biases in the post-truth era—a piece of advice for policy-makers. In Evaluation in the Post-Truth World (pp. 76-96). Routledge. </w:t>
      </w:r>
      <w:hyperlink r:id="rId13">
        <w:r w:rsidDel="00000000" w:rsidR="00000000" w:rsidRPr="00000000">
          <w:rPr>
            <w:color w:val="1155cc"/>
            <w:u w:val="single"/>
            <w:rtl w:val="0"/>
          </w:rPr>
          <w:t xml:space="preserve">https://www.taylorfrancis.com/chapters/edit/10.4324/9781032719979-6/heuristics-biases-post-truth-era%E2%80%94a-piece-advice-policy-makers-jakub-krawiec-pawe%C5%82-%C5%9Bliwowski</w:t>
        </w:r>
      </w:hyperlink>
      <w:r w:rsidDel="00000000" w:rsidR="00000000" w:rsidRPr="00000000">
        <w:rPr>
          <w:rtl w:val="0"/>
        </w:rPr>
      </w:r>
    </w:p>
    <w:p w:rsidR="00000000" w:rsidDel="00000000" w:rsidP="00000000" w:rsidRDefault="00000000" w:rsidRPr="00000000" w14:paraId="00000011">
      <w:pPr>
        <w:numPr>
          <w:ilvl w:val="0"/>
          <w:numId w:val="7"/>
        </w:numPr>
        <w:ind w:left="720" w:hanging="360"/>
      </w:pPr>
      <w:r w:rsidDel="00000000" w:rsidR="00000000" w:rsidRPr="00000000">
        <w:rPr>
          <w:rtl w:val="0"/>
        </w:rPr>
        <w:t xml:space="preserve">(33) Krijnen, J. M., Tannenbaum, D., &amp; Fox, C. R. (2017). Choice architecture 2.0: Behavioral policy as an implicit social interaction. Behavioral Science &amp; Policy, 3(2), 1-18.  </w:t>
      </w:r>
      <w:hyperlink r:id="rId14">
        <w:r w:rsidDel="00000000" w:rsidR="00000000" w:rsidRPr="00000000">
          <w:rPr>
            <w:color w:val="1155cc"/>
            <w:u w:val="single"/>
            <w:rtl w:val="0"/>
          </w:rPr>
          <w:t xml:space="preserve">https://muse.jhu.edu/article/696803</w:t>
        </w:r>
      </w:hyperlink>
      <w:r w:rsidDel="00000000" w:rsidR="00000000" w:rsidRPr="00000000">
        <w:rPr>
          <w:rtl w:val="0"/>
        </w:rPr>
        <w:t xml:space="preserve"> </w:t>
      </w:r>
    </w:p>
    <w:p w:rsidR="00000000" w:rsidDel="00000000" w:rsidP="00000000" w:rsidRDefault="00000000" w:rsidRPr="00000000" w14:paraId="00000012">
      <w:pPr>
        <w:numPr>
          <w:ilvl w:val="0"/>
          <w:numId w:val="7"/>
        </w:numPr>
        <w:ind w:left="720" w:hanging="360"/>
      </w:pPr>
      <w:r w:rsidDel="00000000" w:rsidR="00000000" w:rsidRPr="00000000">
        <w:rPr>
          <w:rtl w:val="0"/>
        </w:rPr>
        <w:t xml:space="preserve">(34) Lecouturier, J., Vlaev, I., Chadwick, P., Chater, A. M., Kelly, M. P., Goffe, L., ... &amp; Sniehotta, F. F. (2024). The critical factors in producing high quality and policy-relevant research: insights from international behavioural science units. Evidence &amp; Policy, 20(2), 141-162.  </w:t>
      </w:r>
      <w:hyperlink r:id="rId15">
        <w:r w:rsidDel="00000000" w:rsidR="00000000" w:rsidRPr="00000000">
          <w:rPr>
            <w:color w:val="1155cc"/>
            <w:u w:val="single"/>
            <w:rtl w:val="0"/>
          </w:rPr>
          <w:t xml:space="preserve">https://bristoluniversitypressdigital.com/view/journals/evp/20/2/article-p141.xml</w:t>
        </w:r>
      </w:hyperlink>
      <w:r w:rsidDel="00000000" w:rsidR="00000000" w:rsidRPr="00000000">
        <w:rPr>
          <w:rtl w:val="0"/>
        </w:rPr>
        <w:t xml:space="preserve"> </w:t>
      </w:r>
    </w:p>
    <w:p w:rsidR="00000000" w:rsidDel="00000000" w:rsidP="00000000" w:rsidRDefault="00000000" w:rsidRPr="00000000" w14:paraId="00000013">
      <w:pPr>
        <w:numPr>
          <w:ilvl w:val="0"/>
          <w:numId w:val="7"/>
        </w:numPr>
        <w:ind w:left="720" w:hanging="360"/>
        <w:rPr>
          <w:color w:val="222222"/>
          <w:highlight w:val="white"/>
        </w:rPr>
      </w:pPr>
      <w:r w:rsidDel="00000000" w:rsidR="00000000" w:rsidRPr="00000000">
        <w:rPr>
          <w:color w:val="222222"/>
          <w:highlight w:val="white"/>
          <w:rtl w:val="0"/>
        </w:rPr>
        <w:t xml:space="preserve">(37) </w:t>
      </w:r>
      <w:r w:rsidDel="00000000" w:rsidR="00000000" w:rsidRPr="00000000">
        <w:rPr>
          <w:rtl w:val="0"/>
        </w:rPr>
        <w:t xml:space="preserve">Howlett, M. (2018). Matching policy tools and their targets: Beyond nudges and utility maximisation in policy design. Policy &amp; politics, 46(1), 101-124. </w:t>
      </w:r>
      <w:hyperlink r:id="rId16">
        <w:r w:rsidDel="00000000" w:rsidR="00000000" w:rsidRPr="00000000">
          <w:rPr>
            <w:color w:val="1155cc"/>
            <w:u w:val="single"/>
            <w:rtl w:val="0"/>
          </w:rPr>
          <w:t xml:space="preserve">https://bristoluniversitypressdigital.com/view/journals/pp/46/1/article-p101.xml</w:t>
        </w:r>
      </w:hyperlink>
      <w:r w:rsidDel="00000000" w:rsidR="00000000" w:rsidRPr="00000000">
        <w:rPr>
          <w:color w:val="222222"/>
          <w:highlight w:val="white"/>
          <w:rtl w:val="0"/>
        </w:rPr>
        <w:t xml:space="preserve"> </w:t>
      </w:r>
    </w:p>
    <w:p w:rsidR="00000000" w:rsidDel="00000000" w:rsidP="00000000" w:rsidRDefault="00000000" w:rsidRPr="00000000" w14:paraId="00000014">
      <w:pPr>
        <w:numPr>
          <w:ilvl w:val="0"/>
          <w:numId w:val="7"/>
        </w:numPr>
        <w:ind w:left="720" w:hanging="360"/>
      </w:pPr>
      <w:r w:rsidDel="00000000" w:rsidR="00000000" w:rsidRPr="00000000">
        <w:rPr>
          <w:rtl w:val="0"/>
        </w:rPr>
        <w:t xml:space="preserve">(51) ten Broeke, P., &amp; Adriaanse, M. A. Sticking to New Year’s Resolutions: Exploring Drivers of Behavior Change Maintenance.  </w:t>
      </w:r>
      <w:hyperlink r:id="rId17">
        <w:r w:rsidDel="00000000" w:rsidR="00000000" w:rsidRPr="00000000">
          <w:rPr>
            <w:color w:val="1155cc"/>
            <w:u w:val="single"/>
            <w:rtl w:val="0"/>
          </w:rPr>
          <w:t xml:space="preserve">https://osf.io/preprints/psyarxiv/anz3q_v1</w:t>
        </w:r>
      </w:hyperlink>
      <w:r w:rsidDel="00000000" w:rsidR="00000000" w:rsidRPr="00000000">
        <w:rPr>
          <w:rtl w:val="0"/>
        </w:rPr>
      </w:r>
    </w:p>
    <w:p w:rsidR="00000000" w:rsidDel="00000000" w:rsidP="00000000" w:rsidRDefault="00000000" w:rsidRPr="00000000" w14:paraId="00000015">
      <w:pPr>
        <w:numPr>
          <w:ilvl w:val="0"/>
          <w:numId w:val="7"/>
        </w:numPr>
        <w:ind w:left="720" w:hanging="360"/>
      </w:pPr>
      <w:r w:rsidDel="00000000" w:rsidR="00000000" w:rsidRPr="00000000">
        <w:rPr>
          <w:shd w:fill="fff2cc" w:val="clear"/>
          <w:rtl w:val="0"/>
        </w:rPr>
        <w:t xml:space="preserve">(52) Albarracín, D., Fayaz-Farkhad, B., &amp; Granados Samayoa, J. A. (2024). Determinants of behaviour and their efficacy as targets of behavioural change interventions. Nature Reviews Psychology, 3(6), 377-392.  </w:t>
      </w:r>
      <w:hyperlink r:id="rId18">
        <w:r w:rsidDel="00000000" w:rsidR="00000000" w:rsidRPr="00000000">
          <w:rPr>
            <w:color w:val="1155cc"/>
            <w:u w:val="single"/>
            <w:shd w:fill="fff2cc" w:val="clear"/>
            <w:rtl w:val="0"/>
          </w:rPr>
          <w:t xml:space="preserve">https://rogerswannell.com/wp-content/uploads/2024/05/s44159-024-00305-0.pdf</w:t>
        </w:r>
      </w:hyperlink>
      <w:r w:rsidDel="00000000" w:rsidR="00000000" w:rsidRPr="00000000">
        <w:rPr>
          <w:rtl w:val="0"/>
        </w:rPr>
      </w:r>
    </w:p>
    <w:p w:rsidR="00000000" w:rsidDel="00000000" w:rsidP="00000000" w:rsidRDefault="00000000" w:rsidRPr="00000000" w14:paraId="00000016">
      <w:pPr>
        <w:numPr>
          <w:ilvl w:val="0"/>
          <w:numId w:val="7"/>
        </w:numPr>
        <w:ind w:left="720" w:hanging="360"/>
      </w:pPr>
      <w:r w:rsidDel="00000000" w:rsidR="00000000" w:rsidRPr="00000000">
        <w:rPr>
          <w:rtl w:val="0"/>
        </w:rPr>
        <w:t xml:space="preserve">(53) Michie, S., Hastings, J., Hogan, W., Marques, M., West, R., Schenk, P., ... &amp; Rothman, A. (2025). Advancing Behavioural and Social Sciences through Ontologies: Protocol for the APRICOT Project. Wellcome Open Research, 10, 691.  </w:t>
      </w:r>
      <w:hyperlink r:id="rId19">
        <w:r w:rsidDel="00000000" w:rsidR="00000000" w:rsidRPr="00000000">
          <w:rPr>
            <w:color w:val="1155cc"/>
            <w:u w:val="single"/>
            <w:rtl w:val="0"/>
          </w:rPr>
          <w:t xml:space="preserve">https://wellcomeopenresearch.org/articles/10-691</w:t>
        </w:r>
      </w:hyperlink>
      <w:r w:rsidDel="00000000" w:rsidR="00000000" w:rsidRPr="00000000">
        <w:rPr>
          <w:rtl w:val="0"/>
        </w:rPr>
      </w:r>
    </w:p>
    <w:p w:rsidR="00000000" w:rsidDel="00000000" w:rsidP="00000000" w:rsidRDefault="00000000" w:rsidRPr="00000000" w14:paraId="00000017">
      <w:pPr>
        <w:numPr>
          <w:ilvl w:val="0"/>
          <w:numId w:val="7"/>
        </w:numPr>
        <w:ind w:left="720" w:hanging="360"/>
      </w:pPr>
      <w:r w:rsidDel="00000000" w:rsidR="00000000" w:rsidRPr="00000000">
        <w:rPr>
          <w:rtl w:val="0"/>
        </w:rPr>
        <w:t xml:space="preserve">(55) Vlasceanu, M., Doell, K. C., Bak-Coleman, J. B., Todorova, B., Berkebile-Weinberg, M. M., Grayson, S. J., ... &amp; Lutz, A. E. (2024). Addressing climate change with behavioral science: A global intervention tournament in 63 countries. Science advances, 10(6), eadj5778.  </w:t>
      </w:r>
      <w:hyperlink r:id="rId20">
        <w:r w:rsidDel="00000000" w:rsidR="00000000" w:rsidRPr="00000000">
          <w:rPr>
            <w:color w:val="1155cc"/>
            <w:u w:val="single"/>
            <w:rtl w:val="0"/>
          </w:rPr>
          <w:t xml:space="preserve">https://www.science.org/doi/10.1126/sciadv.adj5778</w:t>
        </w:r>
      </w:hyperlink>
      <w:r w:rsidDel="00000000" w:rsidR="00000000" w:rsidRPr="00000000">
        <w:rPr>
          <w:rtl w:val="0"/>
        </w:rPr>
      </w:r>
    </w:p>
    <w:p w:rsidR="00000000" w:rsidDel="00000000" w:rsidP="00000000" w:rsidRDefault="00000000" w:rsidRPr="00000000" w14:paraId="00000018">
      <w:pPr>
        <w:numPr>
          <w:ilvl w:val="0"/>
          <w:numId w:val="7"/>
        </w:numPr>
        <w:ind w:left="720" w:hanging="360"/>
      </w:pPr>
      <w:r w:rsidDel="00000000" w:rsidR="00000000" w:rsidRPr="00000000">
        <w:rPr>
          <w:rtl w:val="0"/>
        </w:rPr>
        <w:t xml:space="preserve">(56) de Costa, R., Ferrara, I., Toplak, M., Alam, A., Bowie, R., &amp; Burnett, A. (2025). Behavioral insights and environmental sustainability: Key findings and policy implications from a systematic review. Journal of Environmental Management, 390, 126118. </w:t>
      </w:r>
      <w:hyperlink r:id="rId21">
        <w:r w:rsidDel="00000000" w:rsidR="00000000" w:rsidRPr="00000000">
          <w:rPr>
            <w:color w:val="1155cc"/>
            <w:u w:val="single"/>
            <w:rtl w:val="0"/>
          </w:rPr>
          <w:t xml:space="preserve">https://www.sciencedirect.com/science/article/pii/S0301479725020948</w:t>
        </w:r>
      </w:hyperlink>
      <w:r w:rsidDel="00000000" w:rsidR="00000000" w:rsidRPr="00000000">
        <w:rPr>
          <w:rtl w:val="0"/>
        </w:rPr>
        <w:t xml:space="preserve"> </w:t>
      </w:r>
    </w:p>
    <w:p w:rsidR="00000000" w:rsidDel="00000000" w:rsidP="00000000" w:rsidRDefault="00000000" w:rsidRPr="00000000" w14:paraId="00000019">
      <w:pPr>
        <w:numPr>
          <w:ilvl w:val="0"/>
          <w:numId w:val="7"/>
        </w:numPr>
        <w:ind w:left="720" w:hanging="360"/>
      </w:pPr>
      <w:r w:rsidDel="00000000" w:rsidR="00000000" w:rsidRPr="00000000">
        <w:rPr>
          <w:rtl w:val="0"/>
        </w:rPr>
        <w:t xml:space="preserve">(57) van Valkengoed, A. M., Abrahamse, W., &amp; Steg, L. (2022). To select effective interventions for pro-environmental behaviour change, we need to consider determinants of behaviour. Nature human behaviour, 6(11), 1482-1492. </w:t>
      </w:r>
      <w:hyperlink r:id="rId22">
        <w:r w:rsidDel="00000000" w:rsidR="00000000" w:rsidRPr="00000000">
          <w:rPr>
            <w:color w:val="1155cc"/>
            <w:u w:val="single"/>
            <w:rtl w:val="0"/>
          </w:rPr>
          <w:t xml:space="preserve">https://research.rug.nl/files/255952061/91829755_8284903_s41562_022_01473_w.pdf</w:t>
        </w:r>
      </w:hyperlink>
      <w:r w:rsidDel="00000000" w:rsidR="00000000" w:rsidRPr="00000000">
        <w:rPr>
          <w:rtl w:val="0"/>
        </w:rPr>
        <w:t xml:space="preserve">  </w:t>
      </w:r>
    </w:p>
    <w:p w:rsidR="00000000" w:rsidDel="00000000" w:rsidP="00000000" w:rsidRDefault="00000000" w:rsidRPr="00000000" w14:paraId="0000001A">
      <w:pPr>
        <w:numPr>
          <w:ilvl w:val="0"/>
          <w:numId w:val="7"/>
        </w:numPr>
        <w:ind w:left="720" w:hanging="360"/>
      </w:pPr>
      <w:r w:rsidDel="00000000" w:rsidR="00000000" w:rsidRPr="00000000">
        <w:rPr>
          <w:rtl w:val="0"/>
        </w:rPr>
        <w:t xml:space="preserve">(58) Herzog, S. M., &amp; Hertwig, R. (2025). Boosting: Empowering citizens with behavioral science. Annual Review of Psychology, 76. https://www.annualreviews.org/content/journals/10.1146/annurev-psych-020924-124753</w:t>
      </w:r>
    </w:p>
    <w:p w:rsidR="00000000" w:rsidDel="00000000" w:rsidP="00000000" w:rsidRDefault="00000000" w:rsidRPr="00000000" w14:paraId="0000001B">
      <w:pPr>
        <w:numPr>
          <w:ilvl w:val="0"/>
          <w:numId w:val="7"/>
        </w:numPr>
        <w:spacing w:after="0" w:afterAutospacing="0"/>
        <w:ind w:left="720" w:hanging="360"/>
      </w:pPr>
      <w:r w:rsidDel="00000000" w:rsidR="00000000" w:rsidRPr="00000000">
        <w:rPr>
          <w:rtl w:val="0"/>
        </w:rPr>
        <w:t xml:space="preserve">(59) Hagger, M. S. (2025). Psychological determinants of health behavior. Annual Review of Psychology, 76.</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https://www.annualreviews.org/docserver/fulltext/psych/76/1/annurev-psych-020124-114222.pdf</w:t>
        </w:r>
      </w:hyperlink>
      <w:r w:rsidDel="00000000" w:rsidR="00000000" w:rsidRPr="00000000">
        <w:rPr>
          <w:rtl w:val="0"/>
        </w:rPr>
      </w:r>
    </w:p>
    <w:p w:rsidR="00000000" w:rsidDel="00000000" w:rsidP="00000000" w:rsidRDefault="00000000" w:rsidRPr="00000000" w14:paraId="0000001C">
      <w:pPr>
        <w:numPr>
          <w:ilvl w:val="0"/>
          <w:numId w:val="7"/>
        </w:numPr>
        <w:spacing w:after="0" w:afterAutospacing="0" w:before="0" w:beforeAutospacing="0" w:lineRule="auto"/>
        <w:ind w:left="720" w:hanging="360"/>
      </w:pPr>
      <w:r w:rsidDel="00000000" w:rsidR="00000000" w:rsidRPr="00000000">
        <w:rPr>
          <w:rtl w:val="0"/>
        </w:rPr>
        <w:t xml:space="preserve">(63) Nielsen, K. S., Dablander, F., Debnath, R., Emogor, C. A., Ghai, S., Gwozdz, W., ... &amp; Bauer, J. M. Perceived plasticity of climate-relevant behaviors and policy support among high-and lower-income individuals. </w:t>
      </w:r>
      <w:hyperlink r:id="rId25">
        <w:r w:rsidDel="00000000" w:rsidR="00000000" w:rsidRPr="00000000">
          <w:rPr>
            <w:color w:val="1155cc"/>
            <w:u w:val="single"/>
            <w:rtl w:val="0"/>
          </w:rPr>
          <w:t xml:space="preserve">https://osf.io/preprints/psyarxiv/x6473_v1</w:t>
        </w:r>
      </w:hyperlink>
      <w:r w:rsidDel="00000000" w:rsidR="00000000" w:rsidRPr="00000000">
        <w:rPr>
          <w:rtl w:val="0"/>
        </w:rPr>
        <w:t xml:space="preserve"> </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rtl w:val="0"/>
        </w:rPr>
        <w:t xml:space="preserve">(64) Nielsen, K. S., Cologna, V., Bauer, J. M., Berger, S., Brick, C., Dietz, T., ... &amp; Wolske, K. S. (2024). Realizing the full potential of behavioural science for climate change mitigation. Nature Climate Change, 14(4), 322-330. </w:t>
      </w:r>
      <w:hyperlink r:id="rId26">
        <w:r w:rsidDel="00000000" w:rsidR="00000000" w:rsidRPr="00000000">
          <w:rPr>
            <w:color w:val="1155cc"/>
            <w:u w:val="single"/>
            <w:rtl w:val="0"/>
          </w:rPr>
          <w:t xml:space="preserve">https://stem.elearning.unipd.it/pluginfile.php/824674/mod_resource/content/1/Realizing%20the%20full%20potential%20of%20behavioural%20science%20for%20climate%20change%20mitigation.pdf</w:t>
        </w:r>
      </w:hyperlink>
      <w:r w:rsidDel="00000000" w:rsidR="00000000" w:rsidRPr="00000000">
        <w:rPr>
          <w:rtl w:val="0"/>
        </w:rPr>
        <w:t xml:space="preserve"> </w:t>
      </w:r>
    </w:p>
    <w:p w:rsidR="00000000" w:rsidDel="00000000" w:rsidP="00000000" w:rsidRDefault="00000000" w:rsidRPr="00000000" w14:paraId="0000001E">
      <w:pPr>
        <w:numPr>
          <w:ilvl w:val="0"/>
          <w:numId w:val="7"/>
        </w:numPr>
        <w:ind w:left="720" w:hanging="360"/>
      </w:pPr>
      <w:r w:rsidDel="00000000" w:rsidR="00000000" w:rsidRPr="00000000">
        <w:rPr>
          <w:rtl w:val="0"/>
        </w:rPr>
        <w:t xml:space="preserve">(66) </w:t>
      </w:r>
      <w:hyperlink r:id="rId27">
        <w:r w:rsidDel="00000000" w:rsidR="00000000" w:rsidRPr="00000000">
          <w:rPr>
            <w:rtl w:val="0"/>
          </w:rPr>
          <w:t xml:space="preserve">Van Hau, P. (2024). Rethinking Single-Use Plastics: Behavioural Insights and Lessons from a Developing Nation. Environmental Challenges, 101052.</w:t>
        </w:r>
      </w:hyperlink>
      <w:r w:rsidDel="00000000" w:rsidR="00000000" w:rsidRPr="00000000">
        <w:rPr>
          <w:rtl w:val="0"/>
        </w:rPr>
        <w:t xml:space="preserve"> </w:t>
      </w:r>
      <w:hyperlink r:id="rId28">
        <w:r w:rsidDel="00000000" w:rsidR="00000000" w:rsidRPr="00000000">
          <w:rPr>
            <w:color w:val="1155cc"/>
            <w:u w:val="single"/>
            <w:rtl w:val="0"/>
          </w:rPr>
          <w:t xml:space="preserve">https://www.sciencedirect.com/science/article/pii/S266701002400218X</w:t>
        </w:r>
      </w:hyperlink>
      <w:r w:rsidDel="00000000" w:rsidR="00000000" w:rsidRPr="00000000">
        <w:rPr>
          <w:rtl w:val="0"/>
        </w:rPr>
      </w:r>
    </w:p>
    <w:p w:rsidR="00000000" w:rsidDel="00000000" w:rsidP="00000000" w:rsidRDefault="00000000" w:rsidRPr="00000000" w14:paraId="0000001F">
      <w:pPr>
        <w:numPr>
          <w:ilvl w:val="0"/>
          <w:numId w:val="7"/>
        </w:numPr>
        <w:ind w:left="720" w:hanging="360"/>
      </w:pPr>
      <w:r w:rsidDel="00000000" w:rsidR="00000000" w:rsidRPr="00000000">
        <w:rPr>
          <w:color w:val="1f1f1f"/>
          <w:highlight w:val="white"/>
          <w:rtl w:val="0"/>
        </w:rPr>
        <w:t xml:space="preserve">(67) López-Rodríguez, S., Deyá-Tortella, B., &amp; Lejarraga, T. (2025). Information is not enough to boost water savings in hotel rooms. Humanities and Social Sciences Communications, 12(1), 1-10. </w:t>
      </w:r>
      <w:hyperlink r:id="rId29">
        <w:r w:rsidDel="00000000" w:rsidR="00000000" w:rsidRPr="00000000">
          <w:rPr>
            <w:color w:val="1155cc"/>
            <w:highlight w:val="white"/>
            <w:u w:val="single"/>
            <w:rtl w:val="0"/>
          </w:rPr>
          <w:t xml:space="preserve">https://www.nature.com/articles/s41599-025-04608-2.pdf</w:t>
        </w:r>
      </w:hyperlink>
      <w:r w:rsidDel="00000000" w:rsidR="00000000" w:rsidRPr="00000000">
        <w:rPr>
          <w:rtl w:val="0"/>
        </w:rPr>
      </w:r>
    </w:p>
    <w:p w:rsidR="00000000" w:rsidDel="00000000" w:rsidP="00000000" w:rsidRDefault="00000000" w:rsidRPr="00000000" w14:paraId="00000020">
      <w:pPr>
        <w:numPr>
          <w:ilvl w:val="0"/>
          <w:numId w:val="7"/>
        </w:numPr>
        <w:ind w:left="720" w:hanging="360"/>
        <w:rPr>
          <w:color w:val="1f1f1f"/>
          <w:highlight w:val="white"/>
        </w:rPr>
      </w:pPr>
      <w:r w:rsidDel="00000000" w:rsidR="00000000" w:rsidRPr="00000000">
        <w:rPr>
          <w:color w:val="1f1f1f"/>
          <w:highlight w:val="white"/>
          <w:rtl w:val="0"/>
        </w:rPr>
        <w:t xml:space="preserve">(71) Holmen, S. J. (2025). Self-regulation, Autonomy, Rationality, and the Use of Arational Influences to Prevent Crime. Criminal Justice Ethics, 44(2), 182-206. </w:t>
      </w:r>
      <w:hyperlink r:id="rId30">
        <w:r w:rsidDel="00000000" w:rsidR="00000000" w:rsidRPr="00000000">
          <w:rPr>
            <w:color w:val="1155cc"/>
            <w:highlight w:val="white"/>
            <w:u w:val="single"/>
            <w:rtl w:val="0"/>
          </w:rPr>
          <w:t xml:space="preserve">https://www.tandfonline.com/doi/pdf/10.1080/0731129X.2025.2530278</w:t>
        </w:r>
      </w:hyperlink>
      <w:r w:rsidDel="00000000" w:rsidR="00000000" w:rsidRPr="00000000">
        <w:rPr>
          <w:color w:val="1f1f1f"/>
          <w:highlight w:val="white"/>
          <w:rtl w:val="0"/>
        </w:rPr>
        <w:t xml:space="preserve"> </w:t>
      </w:r>
    </w:p>
    <w:p w:rsidR="00000000" w:rsidDel="00000000" w:rsidP="00000000" w:rsidRDefault="00000000" w:rsidRPr="00000000" w14:paraId="00000021">
      <w:pPr>
        <w:numPr>
          <w:ilvl w:val="0"/>
          <w:numId w:val="7"/>
        </w:numPr>
        <w:ind w:left="720" w:hanging="360"/>
        <w:rPr>
          <w:color w:val="222222"/>
          <w:highlight w:val="white"/>
        </w:rPr>
      </w:pPr>
      <w:r w:rsidDel="00000000" w:rsidR="00000000" w:rsidRPr="00000000">
        <w:rPr>
          <w:b w:val="1"/>
          <w:bCs w:val="1"/>
          <w:color w:val="222222"/>
          <w:highlight w:val="white"/>
          <w:rtl w:val="0"/>
        </w:rPr>
        <w:t xml:space="preserve">(89) Spitzer, F., Abstiens, K., &amp; Karmasin, S. (2025). Integrating behavioural insights in the policy process: on chances and hurdles identified by policy-makers and behavioural scientists. Mind &amp; Society, 24(2), 621-663.</w:t>
      </w:r>
      <w:r w:rsidDel="00000000" w:rsidR="00000000" w:rsidRPr="00000000">
        <w:rPr>
          <w:color w:val="222222"/>
          <w:highlight w:val="white"/>
          <w:rtl w:val="0"/>
        </w:rPr>
        <w:t xml:space="preserve">.</w:t>
        <w:br w:type="textWrapping"/>
      </w:r>
      <w:hyperlink r:id="rId31">
        <w:r w:rsidDel="00000000" w:rsidR="00000000" w:rsidRPr="00000000">
          <w:rPr>
            <w:color w:val="1155cc"/>
            <w:highlight w:val="white"/>
            <w:u w:val="single"/>
            <w:rtl w:val="0"/>
          </w:rPr>
          <w:t xml:space="preserve">https://link.springer.com/article/10.1007/s11299-025-00333-0</w:t>
        </w:r>
      </w:hyperlink>
      <w:r w:rsidDel="00000000" w:rsidR="00000000" w:rsidRPr="00000000">
        <w:rPr>
          <w:rtl w:val="0"/>
        </w:rPr>
      </w:r>
    </w:p>
    <w:p w:rsidR="00000000" w:rsidDel="00000000" w:rsidP="00000000" w:rsidRDefault="00000000" w:rsidRPr="00000000" w14:paraId="00000022">
      <w:pPr>
        <w:numPr>
          <w:ilvl w:val="0"/>
          <w:numId w:val="7"/>
        </w:numPr>
        <w:ind w:left="720" w:hanging="360"/>
        <w:rPr>
          <w:color w:val="1155cc"/>
          <w:highlight w:val="white"/>
        </w:rPr>
      </w:pPr>
      <w:r w:rsidDel="00000000" w:rsidR="00000000" w:rsidRPr="00000000">
        <w:rPr>
          <w:b w:val="1"/>
          <w:bCs w:val="1"/>
          <w:color w:val="222222"/>
          <w:highlight w:val="white"/>
          <w:rtl w:val="0"/>
        </w:rPr>
        <w:t xml:space="preserve">(91) Ruggeri, K., Stock, F., Haslam, S. A., Capraro, V., Boggio, P., Ellemers, N., ... &amp; Willer, R. (2024). A synthesis of evidence for policy from behavioural science during COVID-19. Nature, 625(7993), 134-147.</w:t>
      </w:r>
      <w:r w:rsidDel="00000000" w:rsidR="00000000" w:rsidRPr="00000000">
        <w:rPr>
          <w:color w:val="222222"/>
          <w:highlight w:val="white"/>
          <w:rtl w:val="0"/>
        </w:rPr>
        <w:br w:type="textWrapping"/>
      </w:r>
      <w:hyperlink r:id="rId32">
        <w:r w:rsidDel="00000000" w:rsidR="00000000" w:rsidRPr="00000000">
          <w:rPr>
            <w:color w:val="1155cc"/>
            <w:highlight w:val="white"/>
            <w:u w:val="single"/>
            <w:rtl w:val="0"/>
          </w:rPr>
          <w:t xml:space="preserve">https://www.nature.com/articles/s41586-023-06840-9</w:t>
        </w:r>
      </w:hyperlink>
      <w:r w:rsidDel="00000000" w:rsidR="00000000" w:rsidRPr="00000000">
        <w:rPr>
          <w:rtl w:val="0"/>
        </w:rPr>
      </w:r>
    </w:p>
    <w:p w:rsidR="00000000" w:rsidDel="00000000" w:rsidP="00000000" w:rsidRDefault="00000000" w:rsidRPr="00000000" w14:paraId="00000023">
      <w:pPr>
        <w:numPr>
          <w:ilvl w:val="0"/>
          <w:numId w:val="7"/>
        </w:numPr>
        <w:ind w:left="720" w:hanging="360"/>
        <w:rPr>
          <w:color w:val="222222"/>
          <w:highlight w:val="white"/>
        </w:rPr>
      </w:pPr>
      <w:r w:rsidDel="00000000" w:rsidR="00000000" w:rsidRPr="00000000">
        <w:rPr>
          <w:b w:val="1"/>
          <w:bCs w:val="1"/>
          <w:color w:val="222222"/>
          <w:highlight w:val="white"/>
          <w:rtl w:val="0"/>
        </w:rPr>
        <w:t xml:space="preserve">(95) Bryan, C. J., Tipton, E., &amp; Yeager, D. S. (2021). Behavioural science is unlikely to change the world without a heterogeneity revolution. Nature human behaviour, 5(8), 980-989.</w:t>
      </w:r>
      <w:r w:rsidDel="00000000" w:rsidR="00000000" w:rsidRPr="00000000">
        <w:rPr>
          <w:color w:val="222222"/>
          <w:highlight w:val="white"/>
          <w:rtl w:val="0"/>
        </w:rPr>
        <w:br w:type="textWrapping"/>
      </w:r>
      <w:hyperlink r:id="rId33">
        <w:r w:rsidDel="00000000" w:rsidR="00000000" w:rsidRPr="00000000">
          <w:rPr>
            <w:color w:val="1155cc"/>
            <w:highlight w:val="white"/>
            <w:u w:val="single"/>
            <w:rtl w:val="0"/>
          </w:rPr>
          <w:t xml:space="preserve">https://pmc.ncbi.nlm.nih.gov/articles/PMC8928154/</w:t>
        </w:r>
      </w:hyperlink>
      <w:r w:rsidDel="00000000" w:rsidR="00000000" w:rsidRPr="00000000">
        <w:rPr>
          <w:rtl w:val="0"/>
        </w:rPr>
      </w:r>
    </w:p>
    <w:p w:rsidR="00000000" w:rsidDel="00000000" w:rsidP="00000000" w:rsidRDefault="00000000" w:rsidRPr="00000000" w14:paraId="00000024">
      <w:pPr>
        <w:numPr>
          <w:ilvl w:val="0"/>
          <w:numId w:val="7"/>
        </w:numPr>
        <w:ind w:left="720" w:hanging="360"/>
        <w:rPr>
          <w:color w:val="1f1f1f"/>
          <w:highlight w:val="white"/>
        </w:rPr>
      </w:pPr>
      <w:r w:rsidDel="00000000" w:rsidR="00000000" w:rsidRPr="00000000">
        <w:rPr>
          <w:color w:val="1f1f1f"/>
          <w:highlight w:val="white"/>
          <w:rtl w:val="0"/>
        </w:rPr>
        <w:t xml:space="preserve">(105) </w:t>
      </w:r>
      <w:r w:rsidDel="00000000" w:rsidR="00000000" w:rsidRPr="00000000">
        <w:rPr>
          <w:b w:val="1"/>
          <w:bCs w:val="1"/>
          <w:color w:val="222222"/>
          <w:highlight w:val="white"/>
          <w:rtl w:val="0"/>
        </w:rPr>
        <w:t xml:space="preserve">SciTechDaily.</w:t>
      </w:r>
      <w:r w:rsidDel="00000000" w:rsidR="00000000" w:rsidRPr="00000000">
        <w:rPr>
          <w:color w:val="222222"/>
          <w:highlight w:val="white"/>
          <w:rtl w:val="0"/>
        </w:rPr>
        <w:t xml:space="preserve"> (2022). </w:t>
      </w:r>
      <w:r w:rsidDel="00000000" w:rsidR="00000000" w:rsidRPr="00000000">
        <w:rPr>
          <w:i w:val="1"/>
          <w:iCs w:val="1"/>
          <w:color w:val="222222"/>
          <w:highlight w:val="white"/>
          <w:rtl w:val="0"/>
        </w:rPr>
        <w:t xml:space="preserve">18 out of 19: How behavioral science nailed it in COVID policymaking</w:t>
      </w:r>
      <w:r w:rsidDel="00000000" w:rsidR="00000000" w:rsidRPr="00000000">
        <w:rPr>
          <w:color w:val="222222"/>
          <w:highlight w:val="white"/>
          <w:rtl w:val="0"/>
        </w:rPr>
        <w:t xml:space="preserve">.</w:t>
        <w:br w:type="textWrapping"/>
      </w:r>
      <w:hyperlink r:id="rId34">
        <w:r w:rsidDel="00000000" w:rsidR="00000000" w:rsidRPr="00000000">
          <w:rPr>
            <w:color w:val="1155cc"/>
            <w:highlight w:val="white"/>
            <w:u w:val="single"/>
            <w:rtl w:val="0"/>
          </w:rPr>
          <w:t xml:space="preserve">https://scitechdaily.com/18-out-of-19-how-behavioral-science-nailed-it-in-covid-policymaking/</w:t>
        </w:r>
      </w:hyperlink>
      <w:r w:rsidDel="00000000" w:rsidR="00000000" w:rsidRPr="00000000">
        <w:rPr>
          <w:rtl w:val="0"/>
        </w:rPr>
      </w:r>
    </w:p>
    <w:p w:rsidR="00000000" w:rsidDel="00000000" w:rsidP="00000000" w:rsidRDefault="00000000" w:rsidRPr="00000000" w14:paraId="00000025">
      <w:pPr>
        <w:numPr>
          <w:ilvl w:val="0"/>
          <w:numId w:val="7"/>
        </w:numPr>
        <w:ind w:left="720" w:hanging="360"/>
        <w:rPr>
          <w:color w:val="222222"/>
          <w:highlight w:val="white"/>
        </w:rPr>
      </w:pPr>
      <w:r w:rsidDel="00000000" w:rsidR="00000000" w:rsidRPr="00000000">
        <w:rPr>
          <w:b w:val="1"/>
          <w:bCs w:val="1"/>
          <w:color w:val="222222"/>
          <w:highlight w:val="white"/>
          <w:rtl w:val="0"/>
        </w:rPr>
        <w:t xml:space="preserve">(118) Hansen, P. G. (2018). What are we forgetting?. Behavioural Public Policy, 2(2), 190-197.</w:t>
      </w:r>
      <w:r w:rsidDel="00000000" w:rsidR="00000000" w:rsidRPr="00000000">
        <w:rPr>
          <w:color w:val="222222"/>
          <w:highlight w:val="white"/>
          <w:rtl w:val="0"/>
        </w:rPr>
        <w:br w:type="textWrapping"/>
      </w:r>
      <w:hyperlink r:id="rId35">
        <w:r w:rsidDel="00000000" w:rsidR="00000000" w:rsidRPr="00000000">
          <w:rPr>
            <w:color w:val="1155cc"/>
            <w:highlight w:val="white"/>
            <w:u w:val="single"/>
            <w:rtl w:val="0"/>
          </w:rPr>
          <w:t xml:space="preserve">https://www.cambridge.org/core/journals/behavioural-public-policy/article/what-are-we-forgetting/677B635D8C51E4201D8598517A4F79C5</w:t>
        </w:r>
      </w:hyperlink>
      <w:r w:rsidDel="00000000" w:rsidR="00000000" w:rsidRPr="00000000">
        <w:rPr>
          <w:rtl w:val="0"/>
        </w:rPr>
      </w:r>
    </w:p>
    <w:p w:rsidR="00000000" w:rsidDel="00000000" w:rsidP="00000000" w:rsidRDefault="00000000" w:rsidRPr="00000000" w14:paraId="00000026">
      <w:pPr>
        <w:numPr>
          <w:ilvl w:val="0"/>
          <w:numId w:val="7"/>
        </w:numPr>
        <w:ind w:left="720" w:hanging="360"/>
        <w:rPr>
          <w:color w:val="1f1f1f"/>
          <w:highlight w:val="white"/>
        </w:rPr>
      </w:pPr>
      <w:r w:rsidDel="00000000" w:rsidR="00000000" w:rsidRPr="00000000">
        <w:rPr>
          <w:color w:val="1f1f1f"/>
          <w:highlight w:val="white"/>
          <w:rtl w:val="0"/>
        </w:rPr>
        <w:t xml:space="preserve">(128) Kelly, M. P., &amp; Barker, M. (2016). Why is changing health-related behaviour so difficult?. Public health, 136, 109-116.  </w:t>
      </w:r>
      <w:hyperlink r:id="rId36">
        <w:r w:rsidDel="00000000" w:rsidR="00000000" w:rsidRPr="00000000">
          <w:rPr>
            <w:color w:val="1155cc"/>
            <w:highlight w:val="white"/>
            <w:u w:val="single"/>
            <w:rtl w:val="0"/>
          </w:rPr>
          <w:t xml:space="preserve">https://www.uece.br/ppgcc/wp-content/uploads/sites/55/2020/08/Artigo-3-1.pdf</w:t>
        </w:r>
      </w:hyperlink>
      <w:r w:rsidDel="00000000" w:rsidR="00000000" w:rsidRPr="00000000">
        <w:rPr>
          <w:rtl w:val="0"/>
        </w:rPr>
      </w:r>
    </w:p>
    <w:p w:rsidR="00000000" w:rsidDel="00000000" w:rsidP="00000000" w:rsidRDefault="00000000" w:rsidRPr="00000000" w14:paraId="00000027">
      <w:pPr>
        <w:numPr>
          <w:ilvl w:val="0"/>
          <w:numId w:val="7"/>
        </w:numPr>
        <w:ind w:left="720" w:hanging="360"/>
        <w:rPr>
          <w:color w:val="1f1f1f"/>
          <w:highlight w:val="white"/>
        </w:rPr>
      </w:pPr>
      <w:r w:rsidDel="00000000" w:rsidR="00000000" w:rsidRPr="00000000">
        <w:rPr>
          <w:color w:val="1f1f1f"/>
          <w:highlight w:val="white"/>
          <w:rtl w:val="0"/>
        </w:rPr>
        <w:t xml:space="preserve">(136) De Ridder, D., Feitsma, J., Van Den Hoven, M., Kroese, F., Schillemans, T., Verweij, M., ... &amp; De Vet, E. (2024). Simple nudges that are not so easy. Behavioural Public Policy, 8(1), 154-172.  </w:t>
      </w:r>
      <w:hyperlink r:id="rId37">
        <w:r w:rsidDel="00000000" w:rsidR="00000000" w:rsidRPr="00000000">
          <w:rPr>
            <w:color w:val="1155cc"/>
            <w:highlight w:val="white"/>
            <w:u w:val="single"/>
            <w:rtl w:val="0"/>
          </w:rPr>
          <w:t xml:space="preserve">https://www.cambridge.org/core/services/aop-cambridge-core/content/view/86DDA762087208E5BCEB2188D42FFC80/S2398063X20000366a.pdf/simple_nudges_that_are_not_so_easy.pdf</w:t>
        </w:r>
      </w:hyperlink>
      <w:r w:rsidDel="00000000" w:rsidR="00000000" w:rsidRPr="00000000">
        <w:rPr>
          <w:color w:val="1f1f1f"/>
          <w:highlight w:val="white"/>
          <w:rtl w:val="0"/>
        </w:rPr>
        <w:t xml:space="preserve"> </w:t>
      </w:r>
    </w:p>
    <w:p w:rsidR="00000000" w:rsidDel="00000000" w:rsidP="00000000" w:rsidRDefault="00000000" w:rsidRPr="00000000" w14:paraId="00000028">
      <w:pPr>
        <w:numPr>
          <w:ilvl w:val="0"/>
          <w:numId w:val="7"/>
        </w:numPr>
        <w:ind w:left="720" w:hanging="360"/>
        <w:rPr>
          <w:color w:val="1f1f1f"/>
          <w:highlight w:val="white"/>
        </w:rPr>
      </w:pPr>
      <w:r w:rsidDel="00000000" w:rsidR="00000000" w:rsidRPr="00000000">
        <w:rPr>
          <w:color w:val="1f1f1f"/>
          <w:highlight w:val="white"/>
          <w:rtl w:val="0"/>
        </w:rPr>
        <w:t xml:space="preserve">(137) Van Der Linden, S. (2018). The future of behavioral insights: On the importance of socially situated nudges. Behavioural Public Policy, 2(2), 207-217.  </w:t>
      </w:r>
      <w:hyperlink r:id="rId38">
        <w:r w:rsidDel="00000000" w:rsidR="00000000" w:rsidRPr="00000000">
          <w:rPr>
            <w:color w:val="1155cc"/>
            <w:highlight w:val="white"/>
            <w:u w:val="single"/>
            <w:rtl w:val="0"/>
          </w:rPr>
          <w:t xml:space="preserve">https://www.cambridge.org/core/journals/behavioural-public-policy/article/future-of-behavioral-insights-on-the-importance-of-socially-situated-nudges/1A25D44C1DF077C25371FC9AD97F399B</w:t>
        </w:r>
      </w:hyperlink>
      <w:r w:rsidDel="00000000" w:rsidR="00000000" w:rsidRPr="00000000">
        <w:rPr>
          <w:color w:val="1f1f1f"/>
          <w:highlight w:val="white"/>
          <w:rtl w:val="0"/>
        </w:rPr>
        <w:t xml:space="preserve"> </w:t>
      </w:r>
    </w:p>
    <w:p w:rsidR="00000000" w:rsidDel="00000000" w:rsidP="00000000" w:rsidRDefault="00000000" w:rsidRPr="00000000" w14:paraId="00000029">
      <w:pPr>
        <w:numPr>
          <w:ilvl w:val="0"/>
          <w:numId w:val="7"/>
        </w:numPr>
        <w:ind w:left="720" w:hanging="360"/>
        <w:rPr>
          <w:color w:val="1f1f1f"/>
          <w:highlight w:val="white"/>
        </w:rPr>
      </w:pPr>
      <w:r w:rsidDel="00000000" w:rsidR="00000000" w:rsidRPr="00000000">
        <w:rPr>
          <w:color w:val="1f1f1f"/>
          <w:highlight w:val="white"/>
          <w:rtl w:val="0"/>
        </w:rPr>
        <w:t xml:space="preserve">(141) </w:t>
      </w:r>
      <w:r w:rsidDel="00000000" w:rsidR="00000000" w:rsidRPr="00000000">
        <w:rPr>
          <w:rtl w:val="0"/>
        </w:rPr>
        <w:t xml:space="preserve">Gigerenzer, G. (2025). The Legacy of Daniel Kahneman:: A Personal View. Erasmus Journal for Philosophy and Economics, 18(1), 28-61.  </w:t>
      </w:r>
      <w:hyperlink r:id="rId39">
        <w:r w:rsidDel="00000000" w:rsidR="00000000" w:rsidRPr="00000000">
          <w:rPr>
            <w:color w:val="1155cc"/>
            <w:u w:val="single"/>
            <w:rtl w:val="0"/>
          </w:rPr>
          <w:t xml:space="preserve">https://www.ejpe.org/journal/article/view/1075</w:t>
        </w:r>
      </w:hyperlink>
      <w:r w:rsidDel="00000000" w:rsidR="00000000" w:rsidRPr="00000000">
        <w:rPr>
          <w:rtl w:val="0"/>
        </w:rPr>
        <w:t xml:space="preserve"> </w:t>
      </w:r>
    </w:p>
    <w:p w:rsidR="00000000" w:rsidDel="00000000" w:rsidP="00000000" w:rsidRDefault="00000000" w:rsidRPr="00000000" w14:paraId="0000002A">
      <w:pPr>
        <w:numPr>
          <w:ilvl w:val="0"/>
          <w:numId w:val="7"/>
        </w:numPr>
        <w:ind w:left="720" w:hanging="360"/>
        <w:rPr>
          <w:color w:val="1f1f1f"/>
          <w:highlight w:val="white"/>
        </w:rPr>
      </w:pPr>
      <w:r w:rsidDel="00000000" w:rsidR="00000000" w:rsidRPr="00000000">
        <w:rPr>
          <w:rtl w:val="0"/>
        </w:rPr>
      </w:r>
    </w:p>
    <w:p w:rsidR="00000000" w:rsidDel="00000000" w:rsidP="00000000" w:rsidRDefault="00000000" w:rsidRPr="00000000" w14:paraId="0000002B">
      <w:pPr>
        <w:pStyle w:val="Heading2"/>
        <w:rPr/>
      </w:pPr>
      <w:bookmarkStart w:colFirst="0" w:colLast="0" w:name="_rm0evgngtidt" w:id="1"/>
      <w:bookmarkEnd w:id="1"/>
      <w:r w:rsidDel="00000000" w:rsidR="00000000" w:rsidRPr="00000000">
        <w:rPr>
          <w:rtl w:val="0"/>
        </w:rPr>
        <w:t xml:space="preserve">BEYOND NUDGES : </w:t>
      </w:r>
    </w:p>
    <w:p w:rsidR="00000000" w:rsidDel="00000000" w:rsidP="00000000" w:rsidRDefault="00000000" w:rsidRPr="00000000" w14:paraId="0000002C">
      <w:pPr>
        <w:numPr>
          <w:ilvl w:val="0"/>
          <w:numId w:val="10"/>
        </w:numPr>
        <w:ind w:left="720" w:hanging="360"/>
      </w:pPr>
      <w:r w:rsidDel="00000000" w:rsidR="00000000" w:rsidRPr="00000000">
        <w:rPr>
          <w:rtl w:val="0"/>
        </w:rPr>
        <w:t xml:space="preserve">(6) One size doesn’t fit all: methodological reflections in conducting community‑based behavioural science research. </w:t>
      </w:r>
      <w:hyperlink r:id="rId40">
        <w:r w:rsidDel="00000000" w:rsidR="00000000" w:rsidRPr="00000000">
          <w:rPr>
            <w:color w:val="1155cc"/>
            <w:u w:val="single"/>
            <w:rtl w:val="0"/>
          </w:rPr>
          <w:t xml:space="preserve">https://link.springer.com/content/pdf/10.1186/s12889-024-18270-x.pdf</w:t>
        </w:r>
      </w:hyperlink>
      <w:r w:rsidDel="00000000" w:rsidR="00000000" w:rsidRPr="00000000">
        <w:rPr>
          <w:rtl w:val="0"/>
        </w:rPr>
        <w:t xml:space="preserve"> </w:t>
      </w:r>
    </w:p>
    <w:p w:rsidR="00000000" w:rsidDel="00000000" w:rsidP="00000000" w:rsidRDefault="00000000" w:rsidRPr="00000000" w14:paraId="0000002D">
      <w:pPr>
        <w:numPr>
          <w:ilvl w:val="0"/>
          <w:numId w:val="10"/>
        </w:numPr>
        <w:ind w:left="720" w:hanging="360"/>
      </w:pPr>
      <w:r w:rsidDel="00000000" w:rsidR="00000000" w:rsidRPr="00000000">
        <w:rPr>
          <w:rtl w:val="0"/>
        </w:rPr>
        <w:t xml:space="preserve">(7) Bujold, P.M. &amp; Williamson, K. (2025). Solutions to plastic pollution with community-based behavior change. Rare. Arlington, VA. </w:t>
      </w:r>
      <w:hyperlink r:id="rId41">
        <w:r w:rsidDel="00000000" w:rsidR="00000000" w:rsidRPr="00000000">
          <w:rPr>
            <w:color w:val="1155cc"/>
            <w:u w:val="single"/>
            <w:rtl w:val="0"/>
          </w:rPr>
          <w:t xml:space="preserve">https://rare.org/wp-content/uploads/2025/03/2025-03-solutions-to-plasticpollution-with-community-based-behavior-change.pdf</w:t>
        </w:r>
      </w:hyperlink>
      <w:r w:rsidDel="00000000" w:rsidR="00000000" w:rsidRPr="00000000">
        <w:rPr>
          <w:rtl w:val="0"/>
        </w:rPr>
      </w:r>
    </w:p>
    <w:p w:rsidR="00000000" w:rsidDel="00000000" w:rsidP="00000000" w:rsidRDefault="00000000" w:rsidRPr="00000000" w14:paraId="0000002E">
      <w:pPr>
        <w:numPr>
          <w:ilvl w:val="0"/>
          <w:numId w:val="10"/>
        </w:numPr>
        <w:ind w:left="720" w:hanging="360"/>
      </w:pPr>
      <w:r w:rsidDel="00000000" w:rsidR="00000000" w:rsidRPr="00000000">
        <w:rPr>
          <w:rtl w:val="0"/>
        </w:rPr>
        <w:t xml:space="preserve">(14) Hertwig, R., Michie, S., West, R., &amp; Reicher, S. (2025). Moving from nudging to boosting: empowering behaviour change to address global challenges. Behavioural Public Policy, 1-12. </w:t>
      </w:r>
      <w:hyperlink r:id="rId42">
        <w:r w:rsidDel="00000000" w:rsidR="00000000" w:rsidRPr="00000000">
          <w:rPr>
            <w:color w:val="1155cc"/>
            <w:u w:val="single"/>
            <w:rtl w:val="0"/>
          </w:rPr>
          <w:t xml:space="preserve">https://www.cambridge.org/core/services/aop-cambridge-core/content/view/CB945AC75691B12619D7C0F08A78B0CD/S2398063X25000090a.pdf/moving_from_nudging_to_boosting_empowering_behaviour_change_to_address_global_challenges.pdf</w:t>
        </w:r>
      </w:hyperlink>
      <w:r w:rsidDel="00000000" w:rsidR="00000000" w:rsidRPr="00000000">
        <w:rPr>
          <w:rtl w:val="0"/>
        </w:rPr>
        <w:t xml:space="preserve"> </w:t>
      </w:r>
    </w:p>
    <w:p w:rsidR="00000000" w:rsidDel="00000000" w:rsidP="00000000" w:rsidRDefault="00000000" w:rsidRPr="00000000" w14:paraId="0000002F">
      <w:pPr>
        <w:numPr>
          <w:ilvl w:val="0"/>
          <w:numId w:val="10"/>
        </w:numPr>
        <w:ind w:left="720" w:hanging="360"/>
      </w:pPr>
      <w:r w:rsidDel="00000000" w:rsidR="00000000" w:rsidRPr="00000000">
        <w:rPr>
          <w:rtl w:val="0"/>
        </w:rPr>
        <w:t xml:space="preserve">(17) Reb, J., Karelaia, N., &amp; Lejarraga, T. (2025). Adaptive biases in the wild: Advancing our understanding of the nature of biases. Mind &amp; Society, 1-6.  </w:t>
      </w:r>
      <w:hyperlink r:id="rId43">
        <w:r w:rsidDel="00000000" w:rsidR="00000000" w:rsidRPr="00000000">
          <w:rPr>
            <w:color w:val="1155cc"/>
            <w:u w:val="single"/>
            <w:rtl w:val="0"/>
          </w:rPr>
          <w:t xml:space="preserve">https://link.springer.com/article/10.1007/s11299-025-00361-w</w:t>
        </w:r>
      </w:hyperlink>
      <w:r w:rsidDel="00000000" w:rsidR="00000000" w:rsidRPr="00000000">
        <w:rPr>
          <w:rtl w:val="0"/>
        </w:rPr>
        <w:t xml:space="preserve"> </w:t>
      </w:r>
    </w:p>
    <w:p w:rsidR="00000000" w:rsidDel="00000000" w:rsidP="00000000" w:rsidRDefault="00000000" w:rsidRPr="00000000" w14:paraId="00000030">
      <w:pPr>
        <w:numPr>
          <w:ilvl w:val="0"/>
          <w:numId w:val="10"/>
        </w:numPr>
        <w:ind w:left="720" w:hanging="360"/>
        <w:rPr>
          <w:highlight w:val="yellow"/>
        </w:rPr>
      </w:pPr>
      <w:r w:rsidDel="00000000" w:rsidR="00000000" w:rsidRPr="00000000">
        <w:rPr>
          <w:highlight w:val="yellow"/>
          <w:rtl w:val="0"/>
        </w:rPr>
        <w:t xml:space="preserve">(19) Banerjee, S., &amp; Mitra, S. (2025). Behavioural public policies for the social brain. Behavioural Public Policy, 9(4), 780-802.</w:t>
      </w:r>
    </w:p>
    <w:p w:rsidR="00000000" w:rsidDel="00000000" w:rsidP="00000000" w:rsidRDefault="00000000" w:rsidRPr="00000000" w14:paraId="00000031">
      <w:pPr>
        <w:ind w:left="720" w:firstLine="0"/>
        <w:rPr/>
      </w:pPr>
      <w:hyperlink r:id="rId44">
        <w:r w:rsidDel="00000000" w:rsidR="00000000" w:rsidRPr="00000000">
          <w:rPr>
            <w:color w:val="1155cc"/>
            <w:u w:val="single"/>
            <w:rtl w:val="0"/>
          </w:rPr>
          <w:t xml:space="preserve">https://www.cambridge.org/core/services/aop-cambridge-core/content/view/C0508175875B444E0040D5A65F926FB8/S2398063X23000155a.pdf/behavioural_public_policies_for_the_social_brain.pdf</w:t>
        </w:r>
      </w:hyperlink>
      <w:r w:rsidDel="00000000" w:rsidR="00000000" w:rsidRPr="00000000">
        <w:rPr>
          <w:rtl w:val="0"/>
        </w:rPr>
      </w:r>
    </w:p>
    <w:p w:rsidR="00000000" w:rsidDel="00000000" w:rsidP="00000000" w:rsidRDefault="00000000" w:rsidRPr="00000000" w14:paraId="00000032">
      <w:pPr>
        <w:numPr>
          <w:ilvl w:val="0"/>
          <w:numId w:val="3"/>
        </w:numPr>
        <w:ind w:left="720" w:hanging="360"/>
      </w:pPr>
      <w:r w:rsidDel="00000000" w:rsidR="00000000" w:rsidRPr="00000000">
        <w:rPr>
          <w:highlight w:val="yellow"/>
          <w:rtl w:val="0"/>
        </w:rPr>
        <w:t xml:space="preserve">(21) Smaldino, P. E., Russell, A., Zefferman, M. R., Donath, J., Foster, J. G., Guilbeault, D., ... &amp; Patt, D. (2025). Information architectures: a framework for understanding socio-technical systems. npj Complexity, 2(1), 13.  </w:t>
      </w:r>
      <w:hyperlink r:id="rId45">
        <w:r w:rsidDel="00000000" w:rsidR="00000000" w:rsidRPr="00000000">
          <w:rPr>
            <w:color w:val="1155cc"/>
            <w:u w:val="single"/>
            <w:rtl w:val="0"/>
          </w:rPr>
          <w:t xml:space="preserve">https://www.nature.com/articles/s44260-025-00037-z.pdf</w:t>
        </w:r>
      </w:hyperlink>
      <w:r w:rsidDel="00000000" w:rsidR="00000000" w:rsidRPr="00000000">
        <w:rPr>
          <w:rtl w:val="0"/>
        </w:rPr>
        <w:t xml:space="preserve"> </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(24) Szollosi, A., Wang-Ly, N., &amp; Newell, B. R. (2025). Nudges for people who think. Psychonomic Bulletin &amp; Review, 1-11.  </w:t>
      </w:r>
      <w:hyperlink r:id="rId46">
        <w:r w:rsidDel="00000000" w:rsidR="00000000" w:rsidRPr="00000000">
          <w:rPr>
            <w:color w:val="1155cc"/>
            <w:u w:val="single"/>
            <w:rtl w:val="0"/>
          </w:rPr>
          <w:t xml:space="preserve">https://link.springer.com/article/10.3758/s13423-024-02613-1</w:t>
        </w:r>
      </w:hyperlink>
      <w:r w:rsidDel="00000000" w:rsidR="00000000" w:rsidRPr="00000000">
        <w:rPr>
          <w:rtl w:val="0"/>
        </w:rPr>
        <w:t xml:space="preserve"> </w:t>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(25) Hodson, N., Kirilov, G., &amp; Vlaev, I. (2024). The MINDSPACE Expanded Framework (MINDSPACE X): Behavioral insights to improve adherence to psychiatric medications. Current Opinion in Psychology, 101973. </w:t>
      </w:r>
      <w:hyperlink r:id="rId47">
        <w:r w:rsidDel="00000000" w:rsidR="00000000" w:rsidRPr="00000000">
          <w:rPr>
            <w:color w:val="1155cc"/>
            <w:u w:val="single"/>
            <w:rtl w:val="0"/>
          </w:rPr>
          <w:t xml:space="preserve">https://www.sciencedirect.com/science/article/pii/S2352250X24001866</w:t>
        </w:r>
      </w:hyperlink>
      <w:r w:rsidDel="00000000" w:rsidR="00000000" w:rsidRPr="00000000">
        <w:rPr>
          <w:rtl w:val="0"/>
        </w:rPr>
        <w:t xml:space="preserve"> </w:t>
      </w:r>
    </w:p>
    <w:p w:rsidR="00000000" w:rsidDel="00000000" w:rsidP="00000000" w:rsidRDefault="00000000" w:rsidRPr="00000000" w14:paraId="00000035">
      <w:pPr>
        <w:numPr>
          <w:ilvl w:val="0"/>
          <w:numId w:val="3"/>
        </w:numPr>
        <w:ind w:left="720" w:hanging="360"/>
      </w:pPr>
      <w:r w:rsidDel="00000000" w:rsidR="00000000" w:rsidRPr="00000000">
        <w:rPr>
          <w:rtl w:val="0"/>
        </w:rPr>
        <w:t xml:space="preserve">(26) John, P. (2025). Hallsworth’s manifesto through a cultural theory lens. Behavioural Public Policy, 9(2), 331-337. </w:t>
      </w:r>
      <w:hyperlink r:id="rId48">
        <w:r w:rsidDel="00000000" w:rsidR="00000000" w:rsidRPr="00000000">
          <w:rPr>
            <w:color w:val="1155cc"/>
            <w:u w:val="single"/>
            <w:rtl w:val="0"/>
          </w:rPr>
          <w:t xml:space="preserve">https://www.cambridge.org/core/services/aop-cambridge-core/content/view/635380AEB0AA7AA0C2568A7EAA527DA1/S2398063X24000204a.pdf/div-class-title-hallsworth-s-manifesto-through-a-cultural-theory-lens-div.pdf</w:t>
        </w:r>
      </w:hyperlink>
      <w:r w:rsidDel="00000000" w:rsidR="00000000" w:rsidRPr="00000000">
        <w:rPr>
          <w:rtl w:val="0"/>
        </w:rPr>
      </w:r>
    </w:p>
    <w:p w:rsidR="00000000" w:rsidDel="00000000" w:rsidP="00000000" w:rsidRDefault="00000000" w:rsidRPr="00000000" w14:paraId="00000036">
      <w:pPr>
        <w:numPr>
          <w:ilvl w:val="0"/>
          <w:numId w:val="3"/>
        </w:numPr>
        <w:ind w:left="720" w:hanging="360"/>
      </w:pPr>
      <w:r w:rsidDel="00000000" w:rsidR="00000000" w:rsidRPr="00000000">
        <w:rPr>
          <w:rtl w:val="0"/>
        </w:rPr>
        <w:t xml:space="preserve">( (27) Einfeld, C. (2025). Collaborating and Co-designing Nudges. In Knowledge, Evidence, and Policymaking: Behavioural Sciences in Australia (pp. 119-135). Cham: Springer Nature Switzerland.  </w:t>
      </w:r>
      <w:hyperlink r:id="rId49">
        <w:r w:rsidDel="00000000" w:rsidR="00000000" w:rsidRPr="00000000">
          <w:rPr>
            <w:color w:val="1155cc"/>
            <w:u w:val="single"/>
            <w:rtl w:val="0"/>
          </w:rPr>
          <w:t xml:space="preserve">https://link.springer.com/chapter/10.1007/978-3-031-83305-2_6</w:t>
        </w:r>
      </w:hyperlink>
      <w:r w:rsidDel="00000000" w:rsidR="00000000" w:rsidRPr="00000000">
        <w:rPr>
          <w:rtl w:val="0"/>
        </w:rPr>
        <w:t xml:space="preserve"> ) </w:t>
      </w:r>
    </w:p>
    <w:p w:rsidR="00000000" w:rsidDel="00000000" w:rsidP="00000000" w:rsidRDefault="00000000" w:rsidRPr="00000000" w14:paraId="00000037">
      <w:pPr>
        <w:numPr>
          <w:ilvl w:val="0"/>
          <w:numId w:val="3"/>
        </w:numPr>
        <w:ind w:left="720" w:hanging="360"/>
      </w:pPr>
      <w:r w:rsidDel="00000000" w:rsidR="00000000" w:rsidRPr="00000000">
        <w:rPr>
          <w:rtl w:val="0"/>
        </w:rPr>
        <w:t xml:space="preserve">(28) Nguyen-Trung, K., Saeri, A. K., &amp; Kaufman, S. (2025). Incorporating pragmatism in a behaviour change-led climate adaptation project: a collaborative reflection. Qualitative Research Journal, 25(3), 341-354. </w:t>
      </w:r>
      <w:hyperlink r:id="rId50">
        <w:r w:rsidDel="00000000" w:rsidR="00000000" w:rsidRPr="00000000">
          <w:rPr>
            <w:color w:val="1155cc"/>
            <w:u w:val="single"/>
            <w:rtl w:val="0"/>
          </w:rPr>
          <w:t xml:space="preserve">https://www.researchgate.net/profile/Kien-Nguyen-Trung/publication/379991726_Incorporating_pragmatism_in_a_behaviour_change-led_climate_adaptation_project_a_collaborative_reflection/links/663b5dc006ea3d0b7441c11b/Incorporating-pragmatism-in-a-behaviour-change-led-climate-adaptation-project-a-collaborative-reflection.pdf</w:t>
        </w:r>
      </w:hyperlink>
      <w:r w:rsidDel="00000000" w:rsidR="00000000" w:rsidRPr="00000000">
        <w:rPr>
          <w:rtl w:val="0"/>
        </w:rPr>
        <w:t xml:space="preserve"> </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(30) Polman, D., Candel, J., &amp; Greene, M. (2025). Policy and practice: exploring the potentials of social practice theory for policy studies. Policy Studies, 1-21. </w:t>
      </w:r>
      <w:hyperlink r:id="rId51">
        <w:r w:rsidDel="00000000" w:rsidR="00000000" w:rsidRPr="00000000">
          <w:rPr>
            <w:color w:val="1155cc"/>
            <w:u w:val="single"/>
            <w:rtl w:val="0"/>
          </w:rPr>
          <w:t xml:space="preserve">https://www.tandfonline.com/doi/abs/10.1080/01442872.2025.2584195</w:t>
        </w:r>
      </w:hyperlink>
      <w:r w:rsidDel="00000000" w:rsidR="00000000" w:rsidRPr="00000000">
        <w:rPr>
          <w:rtl w:val="0"/>
        </w:rPr>
        <w:t xml:space="preserve"> </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(31) Özdemiray, S. M. (2023). Rethinking the role of nudge in public policy. In Citizen-Centered Public Policy Making in Turkey (pp. 61-78). Cham: Springer International Publishing.  </w:t>
      </w:r>
      <w:hyperlink r:id="rId52">
        <w:r w:rsidDel="00000000" w:rsidR="00000000" w:rsidRPr="00000000">
          <w:rPr>
            <w:color w:val="1155cc"/>
            <w:u w:val="single"/>
            <w:rtl w:val="0"/>
          </w:rPr>
          <w:t xml:space="preserve">https://link.springer.com/chapter/10.1007/978-3-031-35364-2_4</w:t>
        </w:r>
      </w:hyperlink>
      <w:r w:rsidDel="00000000" w:rsidR="00000000" w:rsidRPr="00000000">
        <w:rPr>
          <w:rtl w:val="0"/>
        </w:rPr>
        <w:t xml:space="preserve"> </w:t>
      </w:r>
    </w:p>
    <w:p w:rsidR="00000000" w:rsidDel="00000000" w:rsidP="00000000" w:rsidRDefault="00000000" w:rsidRPr="00000000" w14:paraId="0000003A">
      <w:pPr>
        <w:numPr>
          <w:ilvl w:val="0"/>
          <w:numId w:val="3"/>
        </w:numPr>
        <w:ind w:left="720" w:hanging="360"/>
        <w:rPr>
          <w:highlight w:val="yellow"/>
        </w:rPr>
      </w:pPr>
      <w:r w:rsidDel="00000000" w:rsidR="00000000" w:rsidRPr="00000000">
        <w:rPr>
          <w:highlight w:val="yellow"/>
          <w:rtl w:val="0"/>
        </w:rPr>
        <w:t xml:space="preserve">(35) Mukhtarov, F. (2024). Combining behavioural and reflective policy tools for the environment: a scoping review of behavioural public policy literature. Journal of Environmental Planning and Management, 67(4), 714-741. </w:t>
      </w:r>
      <w:hyperlink r:id="rId53">
        <w:r w:rsidDel="00000000" w:rsidR="00000000" w:rsidRPr="00000000">
          <w:rPr>
            <w:color w:val="1155cc"/>
            <w:highlight w:val="yellow"/>
            <w:u w:val="single"/>
            <w:rtl w:val="0"/>
          </w:rPr>
          <w:t xml:space="preserve">https://pure.eur.nl/ws/portalfiles/portal/72333860/Combining_behavioural_and_reflective_policy_tools_for_the_environment_a_scoping_review_of_behavioural_public_policy_literature.pdf</w:t>
        </w:r>
      </w:hyperlink>
      <w:r w:rsidDel="00000000" w:rsidR="00000000" w:rsidRPr="00000000">
        <w:rPr>
          <w:highlight w:val="yellow"/>
          <w:rtl w:val="0"/>
        </w:rPr>
        <w:t xml:space="preserve"> </w:t>
      </w:r>
    </w:p>
    <w:p w:rsidR="00000000" w:rsidDel="00000000" w:rsidP="00000000" w:rsidRDefault="00000000" w:rsidRPr="00000000" w14:paraId="0000003B">
      <w:pPr>
        <w:numPr>
          <w:ilvl w:val="0"/>
          <w:numId w:val="3"/>
        </w:numPr>
        <w:ind w:left="720" w:hanging="360"/>
        <w:rPr>
          <w:highlight w:val="yellow"/>
        </w:rPr>
      </w:pPr>
      <w:r w:rsidDel="00000000" w:rsidR="00000000" w:rsidRPr="00000000">
        <w:rPr>
          <w:highlight w:val="yellow"/>
          <w:rtl w:val="0"/>
        </w:rPr>
        <w:t xml:space="preserve">(40) Schmidt, Ruth, and Katelyn Stenger. "Behavioral brittleness: The case for strategic behavioral public policy." Behavioural Public Policy 8.2 (2024): 212-237.</w:t>
      </w:r>
      <w:hyperlink r:id="rId54">
        <w:r w:rsidDel="00000000" w:rsidR="00000000" w:rsidRPr="00000000">
          <w:rPr>
            <w:color w:val="1155cc"/>
            <w:highlight w:val="yellow"/>
            <w:u w:val="single"/>
            <w:rtl w:val="0"/>
          </w:rPr>
          <w:t xml:space="preserve">https://www.cambridge.org/core/services/aop-cambridge-core/content/view/200D5BBC2947F7AB0CD4B4CD71B6A607/S2398063X21000166a.pdf/div-class-title-behavioral-brittleness-the-case-for-strategic-behavioral-public-policy-div.pdf</w:t>
        </w:r>
      </w:hyperlink>
      <w:r w:rsidDel="00000000" w:rsidR="00000000" w:rsidRPr="00000000">
        <w:rPr>
          <w:highlight w:val="yellow"/>
          <w:rtl w:val="0"/>
        </w:rPr>
        <w:t xml:space="preserve"> </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(41) Fine, M. (2012). Resuscitating critical psychology for “revolting” times. Journal of Social Issues, 68(2), 416-438. </w:t>
      </w:r>
      <w:hyperlink r:id="rId55">
        <w:r w:rsidDel="00000000" w:rsidR="00000000" w:rsidRPr="00000000">
          <w:rPr>
            <w:color w:val="1155cc"/>
            <w:u w:val="single"/>
            <w:rtl w:val="0"/>
          </w:rPr>
          <w:t xml:space="preserve">https://www.academia.edu/104651241/Resuscitating_Critical_Psychology_for_Revolting_Times</w:t>
        </w:r>
      </w:hyperlink>
      <w:r w:rsidDel="00000000" w:rsidR="00000000" w:rsidRPr="00000000">
        <w:rPr>
          <w:rtl w:val="0"/>
        </w:rPr>
        <w:t xml:space="preserve"> </w:t>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(46) Bay Brix Nielsen, C. K., Cash, P., &amp; Daalhuizen, J. (2024). The power and potential of Behavioural Design: practice, methodology, and ethics. Journal of Engineering Design, 35(5), 504-542. </w:t>
      </w:r>
      <w:hyperlink r:id="rId56">
        <w:r w:rsidDel="00000000" w:rsidR="00000000" w:rsidRPr="00000000">
          <w:rPr>
            <w:color w:val="1155cc"/>
            <w:u w:val="single"/>
            <w:rtl w:val="0"/>
          </w:rPr>
          <w:t xml:space="preserve">https://www.tandfonline.com/doi/full/10.1080/09544828.2024.2322897</w:t>
        </w:r>
      </w:hyperlink>
      <w:r w:rsidDel="00000000" w:rsidR="00000000" w:rsidRPr="00000000">
        <w:rPr>
          <w:rtl w:val="0"/>
        </w:rPr>
        <w:t xml:space="preserve"> </w:t>
      </w:r>
    </w:p>
    <w:p w:rsidR="00000000" w:rsidDel="00000000" w:rsidP="00000000" w:rsidRDefault="00000000" w:rsidRPr="00000000" w14:paraId="0000003E">
      <w:pPr>
        <w:numPr>
          <w:ilvl w:val="0"/>
          <w:numId w:val="3"/>
        </w:numPr>
        <w:ind w:left="720" w:hanging="360"/>
        <w:rPr>
          <w:shd w:fill="fff2cc" w:val="clear"/>
        </w:rPr>
      </w:pPr>
      <w:r w:rsidDel="00000000" w:rsidR="00000000" w:rsidRPr="00000000">
        <w:rPr>
          <w:shd w:fill="fff2cc" w:val="clear"/>
          <w:rtl w:val="0"/>
        </w:rPr>
        <w:t xml:space="preserve">(48) Oliver, A. (2025). Clarifying by declassifying: removing the buzzwords from behavioral public policy. Policy and Society, puaf010.  </w:t>
      </w:r>
      <w:hyperlink r:id="rId57">
        <w:r w:rsidDel="00000000" w:rsidR="00000000" w:rsidRPr="00000000">
          <w:rPr>
            <w:color w:val="1155cc"/>
            <w:u w:val="single"/>
            <w:shd w:fill="fff2cc" w:val="clear"/>
            <w:rtl w:val="0"/>
          </w:rPr>
          <w:t xml:space="preserve">https://academic.oup.com/policyandsociety/advance-article/doi/10.1093/polsoc/puaf010/8128948</w:t>
        </w:r>
      </w:hyperlink>
      <w:r w:rsidDel="00000000" w:rsidR="00000000" w:rsidRPr="00000000">
        <w:rPr>
          <w:shd w:fill="fff2cc" w:val="clear"/>
          <w:rtl w:val="0"/>
        </w:rPr>
        <w:t xml:space="preserve"> </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(50) Connolly, D. J., Loewenstein, G., &amp; Chater, N. (2025). An s-frame agenda for behavioral public policy research. Behavioural Public Policy, 9(3), 593-613.  </w:t>
      </w:r>
      <w:hyperlink r:id="rId58">
        <w:r w:rsidDel="00000000" w:rsidR="00000000" w:rsidRPr="00000000">
          <w:rPr>
            <w:color w:val="1155cc"/>
            <w:u w:val="single"/>
            <w:rtl w:val="0"/>
          </w:rPr>
          <w:t xml:space="preserve">https://www.cambridge.org/core/journals/behavioural-public-policy/article/an-sframe-agenda-for-behavioral-public-policy-research/3817664ED39D8C25FB5B4C04FE13AAC1</w:t>
        </w:r>
      </w:hyperlink>
      <w:r w:rsidDel="00000000" w:rsidR="00000000" w:rsidRPr="00000000">
        <w:rPr>
          <w:rtl w:val="0"/>
        </w:rPr>
      </w:r>
    </w:p>
    <w:p w:rsidR="00000000" w:rsidDel="00000000" w:rsidP="00000000" w:rsidRDefault="00000000" w:rsidRPr="00000000" w14:paraId="00000040">
      <w:pPr>
        <w:numPr>
          <w:ilvl w:val="0"/>
          <w:numId w:val="3"/>
        </w:numPr>
        <w:ind w:left="720" w:hanging="360"/>
      </w:pPr>
      <w:r w:rsidDel="00000000" w:rsidR="00000000" w:rsidRPr="00000000">
        <w:rPr>
          <w:rtl w:val="0"/>
        </w:rPr>
        <w:t xml:space="preserve">(53) Reinders Folmer, C. P., Kuiper, M. E., &amp; van Rooij, B. (2026). The People versus Behavioral Science: Alignment between lay and scientific understanding of compliance. PloS one, 21(1), e0338675. </w:t>
      </w:r>
      <w:hyperlink r:id="rId59">
        <w:r w:rsidDel="00000000" w:rsidR="00000000" w:rsidRPr="00000000">
          <w:rPr>
            <w:color w:val="1155cc"/>
            <w:u w:val="single"/>
            <w:rtl w:val="0"/>
          </w:rPr>
          <w:t xml:space="preserve">https://journals.plos.org/plosone/article?id=10.1371/journal.pone.0338675</w:t>
        </w:r>
      </w:hyperlink>
      <w:r w:rsidDel="00000000" w:rsidR="00000000" w:rsidRPr="00000000">
        <w:rPr>
          <w:rtl w:val="0"/>
        </w:rPr>
      </w:r>
    </w:p>
    <w:p w:rsidR="00000000" w:rsidDel="00000000" w:rsidP="00000000" w:rsidRDefault="00000000" w:rsidRPr="00000000" w14:paraId="00000041">
      <w:pPr>
        <w:numPr>
          <w:ilvl w:val="0"/>
          <w:numId w:val="3"/>
        </w:numPr>
        <w:ind w:left="720" w:hanging="360"/>
      </w:pPr>
      <w:r w:rsidDel="00000000" w:rsidR="00000000" w:rsidRPr="00000000">
        <w:rPr>
          <w:rtl w:val="0"/>
        </w:rPr>
        <w:t xml:space="preserve">(54) Szaszi, B., Goldstein, D. G., Soman, D., &amp; Michie, S. (2025). Generalizability of choice architecture interventions. Nature Reviews Psychology, 4(8), 518-529. </w:t>
      </w:r>
      <w:hyperlink r:id="rId60">
        <w:r w:rsidDel="00000000" w:rsidR="00000000" w:rsidRPr="00000000">
          <w:rPr>
            <w:color w:val="1155cc"/>
            <w:u w:val="single"/>
            <w:rtl w:val="0"/>
          </w:rPr>
          <w:t xml:space="preserve">https://www.nature.com/articles/s44159-025-00471-9</w:t>
        </w:r>
      </w:hyperlink>
      <w:r w:rsidDel="00000000" w:rsidR="00000000" w:rsidRPr="00000000">
        <w:rPr>
          <w:rtl w:val="0"/>
        </w:rPr>
        <w:t xml:space="preserve">  (voir : </w:t>
      </w:r>
      <w:hyperlink r:id="rId61">
        <w:r w:rsidDel="00000000" w:rsidR="00000000" w:rsidRPr="00000000">
          <w:rPr>
            <w:color w:val="1155cc"/>
            <w:u w:val="single"/>
            <w:rtl w:val="0"/>
          </w:rPr>
          <w:t xml:space="preserve">https://bsky.app/profile/szaszibarnabas.bsky.social/post/3luzghw2mmc24</w:t>
        </w:r>
      </w:hyperlink>
      <w:r w:rsidDel="00000000" w:rsidR="00000000" w:rsidRPr="00000000">
        <w:rPr>
          <w:rtl w:val="0"/>
        </w:rPr>
        <w:t xml:space="preserve">) </w:t>
      </w:r>
    </w:p>
    <w:p w:rsidR="00000000" w:rsidDel="00000000" w:rsidP="00000000" w:rsidRDefault="00000000" w:rsidRPr="00000000" w14:paraId="00000042">
      <w:pPr>
        <w:numPr>
          <w:ilvl w:val="0"/>
          <w:numId w:val="3"/>
        </w:numPr>
        <w:ind w:left="720" w:hanging="360"/>
      </w:pPr>
      <w:r w:rsidDel="00000000" w:rsidR="00000000" w:rsidRPr="00000000">
        <w:rPr>
          <w:rtl w:val="0"/>
        </w:rPr>
        <w:t xml:space="preserve">(60) Mayne, J. (2020). Sustainability analysis of intervention benefits: A theory of change approach. Canadian Journal of Program Evaluation, 35(2), 204-221.  https://utppublishing.com/doi/pdf/10.3138/cjpe.70004</w:t>
      </w:r>
    </w:p>
    <w:p w:rsidR="00000000" w:rsidDel="00000000" w:rsidP="00000000" w:rsidRDefault="00000000" w:rsidRPr="00000000" w14:paraId="00000043">
      <w:pPr>
        <w:numPr>
          <w:ilvl w:val="0"/>
          <w:numId w:val="3"/>
        </w:numPr>
        <w:ind w:left="720" w:hanging="360"/>
      </w:pPr>
      <w:r w:rsidDel="00000000" w:rsidR="00000000" w:rsidRPr="00000000">
        <w:rPr>
          <w:rtl w:val="0"/>
        </w:rPr>
        <w:t xml:space="preserve">(61) Oberlack, C., Breu, T., Giger, M., Harari, N., Herweg, K., Mathez-Stiefel, S. L., ... &amp; Schneider, F. (2019). Theories of change in sustainability science: Understanding how change happens. GAIA-Ecological Perspectives for Science and Society, 28(2), 106-111.</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(62) Osman, M. (2023). Misdiagnosing the problem of why behavioural change interventions fail. Behavioral &amp; Brain Sciences, 46. </w:t>
      </w:r>
      <w:hyperlink r:id="rId62">
        <w:r w:rsidDel="00000000" w:rsidR="00000000" w:rsidRPr="00000000">
          <w:rPr>
            <w:color w:val="1155cc"/>
            <w:u w:val="single"/>
            <w:rtl w:val="0"/>
          </w:rPr>
          <w:t xml:space="preserve">https://www.cambridge.org/core/journals/behavioral-and-brain-sciences/article/abs/misdiagnosing-the-problem-of-why-behavioural-change-interventions-fail/AC1A9DC44681BFE59560259401C8C0EE</w:t>
        </w:r>
      </w:hyperlink>
      <w:r w:rsidDel="00000000" w:rsidR="00000000" w:rsidRPr="00000000">
        <w:rPr>
          <w:rtl w:val="0"/>
        </w:rPr>
        <w:t xml:space="preserve"> (comment on </w:t>
      </w:r>
      <w:hyperlink r:id="rId63">
        <w:r w:rsidDel="00000000" w:rsidR="00000000" w:rsidRPr="00000000">
          <w:rPr>
            <w:color w:val="1155cc"/>
            <w:u w:val="single"/>
            <w:rtl w:val="0"/>
          </w:rPr>
          <w:t xml:space="preserve">I-frame / S-frame BBS article</w:t>
        </w:r>
      </w:hyperlink>
      <w:r w:rsidDel="00000000" w:rsidR="00000000" w:rsidRPr="00000000">
        <w:rPr>
          <w:rtl w:val="0"/>
        </w:rPr>
        <w:t xml:space="preserve">) </w:t>
      </w:r>
    </w:p>
    <w:p w:rsidR="00000000" w:rsidDel="00000000" w:rsidP="00000000" w:rsidRDefault="00000000" w:rsidRPr="00000000" w14:paraId="00000045">
      <w:pPr>
        <w:numPr>
          <w:ilvl w:val="0"/>
          <w:numId w:val="3"/>
        </w:numPr>
        <w:ind w:left="720" w:hanging="360"/>
        <w:rPr>
          <w:color w:val="222222"/>
          <w:highlight w:val="white"/>
        </w:rPr>
      </w:pPr>
      <w:r w:rsidDel="00000000" w:rsidR="00000000" w:rsidRPr="00000000">
        <w:rPr>
          <w:color w:val="222222"/>
          <w:highlight w:val="white"/>
          <w:rtl w:val="0"/>
        </w:rPr>
        <w:t xml:space="preserve">(82) </w:t>
      </w:r>
      <w:r w:rsidDel="00000000" w:rsidR="00000000" w:rsidRPr="00000000">
        <w:rPr>
          <w:b w:val="1"/>
          <w:bCs w:val="1"/>
          <w:color w:val="222222"/>
          <w:highlight w:val="white"/>
          <w:rtl w:val="0"/>
        </w:rPr>
        <w:t xml:space="preserve">Fine, M. (2012).</w:t>
      </w:r>
      <w:r w:rsidDel="00000000" w:rsidR="00000000" w:rsidRPr="00000000">
        <w:rPr>
          <w:color w:val="222222"/>
          <w:highlight w:val="white"/>
          <w:rtl w:val="0"/>
        </w:rPr>
        <w:t xml:space="preserve"> </w:t>
      </w:r>
      <w:r w:rsidDel="00000000" w:rsidR="00000000" w:rsidRPr="00000000">
        <w:rPr>
          <w:i w:val="1"/>
          <w:iCs w:val="1"/>
          <w:color w:val="222222"/>
          <w:highlight w:val="white"/>
          <w:rtl w:val="0"/>
        </w:rPr>
        <w:t xml:space="preserve">Resuscitating critical psychology for relevance</w:t>
      </w:r>
      <w:r w:rsidDel="00000000" w:rsidR="00000000" w:rsidRPr="00000000">
        <w:rPr>
          <w:color w:val="222222"/>
          <w:highlight w:val="white"/>
          <w:rtl w:val="0"/>
        </w:rPr>
        <w:t xml:space="preserve">. </w:t>
      </w:r>
      <w:r w:rsidDel="00000000" w:rsidR="00000000" w:rsidRPr="00000000">
        <w:rPr>
          <w:i w:val="1"/>
          <w:iCs w:val="1"/>
          <w:color w:val="222222"/>
          <w:highlight w:val="white"/>
          <w:rtl w:val="0"/>
        </w:rPr>
        <w:t xml:space="preserve">Annual Review of Critical Psychology, 11</w:t>
      </w:r>
      <w:r w:rsidDel="00000000" w:rsidR="00000000" w:rsidRPr="00000000">
        <w:rPr>
          <w:color w:val="222222"/>
          <w:highlight w:val="white"/>
          <w:rtl w:val="0"/>
        </w:rPr>
        <w:t xml:space="preserve">, 1–20.</w:t>
        <w:br w:type="textWrapping"/>
      </w:r>
      <w:hyperlink r:id="rId64">
        <w:r w:rsidDel="00000000" w:rsidR="00000000" w:rsidRPr="00000000">
          <w:rPr>
            <w:color w:val="1155cc"/>
            <w:highlight w:val="white"/>
            <w:u w:val="single"/>
            <w:rtl w:val="0"/>
          </w:rPr>
          <w:t xml:space="preserve">https://d1wqtxts1xzle7.cloudfront.net/104322995/index-libre.pdf</w:t>
        </w:r>
      </w:hyperlink>
      <w:r w:rsidDel="00000000" w:rsidR="00000000" w:rsidRPr="00000000">
        <w:rPr>
          <w:rtl w:val="0"/>
        </w:rPr>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(85) Howlett, M., &amp; Leong, C. (2022). What is behavioral in policy studies?: how far has the discipline moved beyond traditional utilitarianism?. Journal of Behavioral Public Administration, 5(1). https://journal-bpa.org/index.php/jbpa/article/view/292</w:t>
      </w:r>
      <w:r w:rsidDel="00000000" w:rsidR="00000000" w:rsidRPr="00000000">
        <w:rPr>
          <w:rtl w:val="0"/>
        </w:rPr>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(88) </w:t>
      </w:r>
      <w:r w:rsidDel="00000000" w:rsidR="00000000" w:rsidRPr="00000000">
        <w:rPr>
          <w:b w:val="1"/>
          <w:bCs w:val="1"/>
          <w:color w:val="222222"/>
          <w:highlight w:val="white"/>
          <w:rtl w:val="0"/>
        </w:rPr>
        <w:t xml:space="preserve">Smaldino, P. E., &amp; Richerson, P. J.</w:t>
      </w:r>
      <w:r w:rsidDel="00000000" w:rsidR="00000000" w:rsidRPr="00000000">
        <w:rPr>
          <w:color w:val="222222"/>
          <w:highlight w:val="white"/>
          <w:rtl w:val="0"/>
        </w:rPr>
        <w:t xml:space="preserve"> (2023). Cultural evolutionary behavioural science in public policy. </w:t>
      </w:r>
      <w:r w:rsidDel="00000000" w:rsidR="00000000" w:rsidRPr="00000000">
        <w:rPr>
          <w:i w:val="1"/>
          <w:iCs w:val="1"/>
          <w:color w:val="222222"/>
          <w:highlight w:val="white"/>
          <w:rtl w:val="0"/>
        </w:rPr>
        <w:t xml:space="preserve">Behavioural Public Policy</w:t>
      </w:r>
      <w:r w:rsidDel="00000000" w:rsidR="00000000" w:rsidRPr="00000000">
        <w:rPr>
          <w:color w:val="222222"/>
          <w:highlight w:val="white"/>
          <w:rtl w:val="0"/>
        </w:rPr>
        <w:t xml:space="preserve">.</w:t>
        <w:br w:type="textWrapping"/>
      </w:r>
      <w:hyperlink r:id="rId65">
        <w:r w:rsidDel="00000000" w:rsidR="00000000" w:rsidRPr="00000000">
          <w:rPr>
            <w:color w:val="1155cc"/>
            <w:highlight w:val="white"/>
            <w:u w:val="single"/>
            <w:rtl w:val="0"/>
          </w:rPr>
          <w:t xml:space="preserve">https://www.cambridge.org/core/journals/behavioural-public-policy/article/cultural-evolutionary-behavioural-science-in-public-policy/809A4977FB8DF393BD84221DAAE86E08</w:t>
        </w:r>
      </w:hyperlink>
      <w:r w:rsidDel="00000000" w:rsidR="00000000" w:rsidRPr="00000000">
        <w:rPr>
          <w:rtl w:val="0"/>
        </w:rPr>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(93) </w:t>
      </w:r>
      <w:r w:rsidDel="00000000" w:rsidR="00000000" w:rsidRPr="00000000">
        <w:rPr>
          <w:b w:val="1"/>
          <w:bCs w:val="1"/>
          <w:color w:val="222222"/>
          <w:highlight w:val="white"/>
          <w:rtl w:val="0"/>
        </w:rPr>
        <w:t xml:space="preserve">Magdalena, M.</w:t>
      </w:r>
      <w:r w:rsidDel="00000000" w:rsidR="00000000" w:rsidRPr="00000000">
        <w:rPr>
          <w:color w:val="222222"/>
          <w:highlight w:val="white"/>
          <w:rtl w:val="0"/>
        </w:rPr>
        <w:t xml:space="preserve"> (2023). </w:t>
      </w:r>
      <w:r w:rsidDel="00000000" w:rsidR="00000000" w:rsidRPr="00000000">
        <w:rPr>
          <w:i w:val="1"/>
          <w:iCs w:val="1"/>
          <w:color w:val="222222"/>
          <w:highlight w:val="white"/>
          <w:rtl w:val="0"/>
        </w:rPr>
        <w:t xml:space="preserve">Imaginary of behavioral governing: From nudges to…</w:t>
      </w:r>
      <w:r w:rsidDel="00000000" w:rsidR="00000000" w:rsidRPr="00000000">
        <w:rPr>
          <w:color w:val="222222"/>
          <w:highlight w:val="white"/>
          <w:rtl w:val="0"/>
        </w:rPr>
        <w:t xml:space="preserve">. </w:t>
      </w:r>
      <w:r w:rsidDel="00000000" w:rsidR="00000000" w:rsidRPr="00000000">
        <w:rPr>
          <w:i w:val="1"/>
          <w:iCs w:val="1"/>
          <w:color w:val="222222"/>
          <w:highlight w:val="white"/>
          <w:rtl w:val="0"/>
        </w:rPr>
        <w:t xml:space="preserve">Public Culture, 35</w:t>
      </w:r>
      <w:r w:rsidDel="00000000" w:rsidR="00000000" w:rsidRPr="00000000">
        <w:rPr>
          <w:color w:val="222222"/>
          <w:highlight w:val="white"/>
          <w:rtl w:val="0"/>
        </w:rPr>
        <w:t xml:space="preserve">(3), 343–370.</w:t>
        <w:br w:type="textWrapping"/>
      </w:r>
      <w:hyperlink r:id="rId66">
        <w:r w:rsidDel="00000000" w:rsidR="00000000" w:rsidRPr="00000000">
          <w:rPr>
            <w:color w:val="1155cc"/>
            <w:highlight w:val="white"/>
            <w:u w:val="single"/>
            <w:rtl w:val="0"/>
          </w:rPr>
          <w:t xml:space="preserve">https://read.dukeupress.edu/public-culture/article/35/3%20(101)/343/383271/Imaginary-of-Behavioral-GoverningFrom-Nudges-to</w:t>
        </w:r>
      </w:hyperlink>
      <w:r w:rsidDel="00000000" w:rsidR="00000000" w:rsidRPr="00000000">
        <w:rPr>
          <w:rtl w:val="0"/>
        </w:rPr>
      </w:r>
    </w:p>
    <w:p w:rsidR="00000000" w:rsidDel="00000000" w:rsidP="00000000" w:rsidRDefault="00000000" w:rsidRPr="00000000" w14:paraId="00000049">
      <w:pPr>
        <w:numPr>
          <w:ilvl w:val="0"/>
          <w:numId w:val="3"/>
        </w:numPr>
        <w:ind w:left="720" w:hanging="360"/>
      </w:pPr>
      <w:r w:rsidDel="00000000" w:rsidR="00000000" w:rsidRPr="00000000">
        <w:rPr>
          <w:rtl w:val="0"/>
        </w:rPr>
        <w:t xml:space="preserve">(94) Peer, E., &amp; Mills, S. From one, many: How can nudges be personalized?. Behavioral Science &amp; Policy, 23794607251403327.  </w:t>
      </w:r>
      <w:hyperlink r:id="rId67">
        <w:r w:rsidDel="00000000" w:rsidR="00000000" w:rsidRPr="00000000">
          <w:rPr>
            <w:color w:val="1155cc"/>
            <w:u w:val="single"/>
            <w:rtl w:val="0"/>
          </w:rPr>
          <w:t xml:space="preserve">https://journals.sagepub.com/doi/10.1177/23794607251403327?_gl=1*r0u3he*_up*MQ..*_ga*MzU0NTM2MTE4LjE3NjgzOTk0NzE.*_ga_60R758KFDG*czE3NjgzOTk0NzEkbzEkZzAkdDE3NjgzOTk0NzEkajYwJGwwJGgxNzc2MTMxNTk2</w:t>
        </w:r>
      </w:hyperlink>
      <w:r w:rsidDel="00000000" w:rsidR="00000000" w:rsidRPr="00000000">
        <w:rPr>
          <w:rtl w:val="0"/>
        </w:rPr>
        <w:t xml:space="preserve"> </w:t>
      </w:r>
    </w:p>
    <w:p w:rsidR="00000000" w:rsidDel="00000000" w:rsidP="00000000" w:rsidRDefault="00000000" w:rsidRPr="00000000" w14:paraId="0000004A">
      <w:pPr>
        <w:numPr>
          <w:ilvl w:val="0"/>
          <w:numId w:val="3"/>
        </w:numPr>
        <w:ind w:left="720" w:hanging="360"/>
      </w:pPr>
      <w:r w:rsidDel="00000000" w:rsidR="00000000" w:rsidRPr="00000000">
        <w:rPr>
          <w:rtl w:val="0"/>
        </w:rPr>
        <w:t xml:space="preserve">(99) Wise, R. A., Mayer, R. C., &amp; Mourtgos, S. M. (2025). Police–public trust: Toward a more complete perspective. Behavioral Science &amp; Policy, 11(2), 31-37.  </w:t>
      </w:r>
      <w:hyperlink r:id="rId68">
        <w:r w:rsidDel="00000000" w:rsidR="00000000" w:rsidRPr="00000000">
          <w:rPr>
            <w:color w:val="1155cc"/>
            <w:u w:val="single"/>
            <w:rtl w:val="0"/>
          </w:rPr>
          <w:t xml:space="preserve">https://journals.sagepub.com/doi/full/10.1177/23794607251384491?_gl=1*1yd255q*_up*MQ..*_ga*MTg3ODg3MTczMS4xNzY4Mzk5NTM3*_ga_60R758KFDG*czE3NjgzOTk1MzckbzEkZzEkdDE3NjgzOTk2MjYkajYwJGwwJGgxOTIwNjE1MTM0</w:t>
        </w:r>
      </w:hyperlink>
      <w:r w:rsidDel="00000000" w:rsidR="00000000" w:rsidRPr="00000000">
        <w:rPr>
          <w:rtl w:val="0"/>
        </w:rPr>
        <w:t xml:space="preserve"> </w:t>
      </w:r>
    </w:p>
    <w:p w:rsidR="00000000" w:rsidDel="00000000" w:rsidP="00000000" w:rsidRDefault="00000000" w:rsidRPr="00000000" w14:paraId="0000004B">
      <w:pPr>
        <w:numPr>
          <w:ilvl w:val="0"/>
          <w:numId w:val="3"/>
        </w:numPr>
        <w:ind w:left="720" w:hanging="360"/>
        <w:rPr>
          <w:color w:val="222222"/>
          <w:highlight w:val="white"/>
        </w:rPr>
      </w:pPr>
      <w:r w:rsidDel="00000000" w:rsidR="00000000" w:rsidRPr="00000000">
        <w:rPr>
          <w:b w:val="1"/>
          <w:bCs w:val="1"/>
          <w:color w:val="222222"/>
          <w:highlight w:val="white"/>
          <w:rtl w:val="0"/>
        </w:rPr>
        <w:t xml:space="preserve">(102) Behavioural Leeway.</w:t>
      </w:r>
      <w:r w:rsidDel="00000000" w:rsidR="00000000" w:rsidRPr="00000000">
        <w:rPr>
          <w:color w:val="222222"/>
          <w:highlight w:val="white"/>
          <w:rtl w:val="0"/>
        </w:rPr>
        <w:t xml:space="preserve"> (n.d.). </w:t>
      </w:r>
      <w:r w:rsidDel="00000000" w:rsidR="00000000" w:rsidRPr="00000000">
        <w:rPr>
          <w:i w:val="1"/>
          <w:iCs w:val="1"/>
          <w:color w:val="222222"/>
          <w:highlight w:val="white"/>
          <w:rtl w:val="0"/>
        </w:rPr>
        <w:t xml:space="preserve">Cultural evolutionary behavioural science and policy design</w:t>
      </w:r>
      <w:r w:rsidDel="00000000" w:rsidR="00000000" w:rsidRPr="00000000">
        <w:rPr>
          <w:color w:val="222222"/>
          <w:highlight w:val="white"/>
          <w:rtl w:val="0"/>
        </w:rPr>
        <w:t xml:space="preserve">.</w:t>
        <w:br w:type="textWrapping"/>
      </w:r>
      <w:hyperlink r:id="rId69">
        <w:r w:rsidDel="00000000" w:rsidR="00000000" w:rsidRPr="00000000">
          <w:rPr>
            <w:color w:val="1155cc"/>
            <w:highlight w:val="white"/>
            <w:u w:val="single"/>
            <w:rtl w:val="0"/>
          </w:rPr>
          <w:t xml:space="preserve">https://behaviouralleeway.com/cultural-evolutionary-behavioural-science-and-policy-design/</w:t>
        </w:r>
      </w:hyperlink>
      <w:r w:rsidDel="00000000" w:rsidR="00000000" w:rsidRPr="00000000">
        <w:rPr>
          <w:rtl w:val="0"/>
        </w:rPr>
      </w:r>
    </w:p>
    <w:p w:rsidR="00000000" w:rsidDel="00000000" w:rsidP="00000000" w:rsidRDefault="00000000" w:rsidRPr="00000000" w14:paraId="0000004C">
      <w:pPr>
        <w:numPr>
          <w:ilvl w:val="0"/>
          <w:numId w:val="3"/>
        </w:numPr>
        <w:ind w:left="720" w:hanging="360"/>
      </w:pPr>
      <w:r w:rsidDel="00000000" w:rsidR="00000000" w:rsidRPr="00000000">
        <w:rPr>
          <w:rtl w:val="0"/>
        </w:rPr>
        <w:t xml:space="preserve">(104) </w:t>
      </w:r>
      <w:r w:rsidDel="00000000" w:rsidR="00000000" w:rsidRPr="00000000">
        <w:rPr>
          <w:b w:val="1"/>
          <w:bCs w:val="1"/>
          <w:color w:val="222222"/>
          <w:highlight w:val="white"/>
          <w:rtl w:val="0"/>
        </w:rPr>
        <w:t xml:space="preserve">Hunter-Pazzara, B.</w:t>
      </w:r>
      <w:r w:rsidDel="00000000" w:rsidR="00000000" w:rsidRPr="00000000">
        <w:rPr>
          <w:color w:val="222222"/>
          <w:highlight w:val="white"/>
          <w:rtl w:val="0"/>
        </w:rPr>
        <w:t xml:space="preserve"> (2023). Anthropology against behavioral science: A provocation for better knowledge for a more just international cooperation. </w:t>
      </w:r>
      <w:r w:rsidDel="00000000" w:rsidR="00000000" w:rsidRPr="00000000">
        <w:rPr>
          <w:i w:val="1"/>
          <w:iCs w:val="1"/>
          <w:color w:val="222222"/>
          <w:highlight w:val="white"/>
          <w:rtl w:val="0"/>
        </w:rPr>
        <w:t xml:space="preserve">Anthropology News</w:t>
      </w:r>
      <w:r w:rsidDel="00000000" w:rsidR="00000000" w:rsidRPr="00000000">
        <w:rPr>
          <w:color w:val="222222"/>
          <w:highlight w:val="white"/>
          <w:rtl w:val="0"/>
        </w:rPr>
        <w:t xml:space="preserve">.</w:t>
        <w:br w:type="textWrapping"/>
      </w:r>
      <w:hyperlink r:id="rId70">
        <w:r w:rsidDel="00000000" w:rsidR="00000000" w:rsidRPr="00000000">
          <w:rPr>
            <w:color w:val="1155cc"/>
            <w:highlight w:val="white"/>
            <w:u w:val="single"/>
            <w:rtl w:val="0"/>
          </w:rPr>
          <w:t xml:space="preserve">https://www.anthropology-news.org/articles/anthropology-against-behavioral-science-a-provocation-for-better-knowledge-for-a-more-just-international-cooperation/</w:t>
        </w:r>
      </w:hyperlink>
      <w:r w:rsidDel="00000000" w:rsidR="00000000" w:rsidRPr="00000000">
        <w:rPr>
          <w:rtl w:val="0"/>
        </w:rPr>
      </w:r>
    </w:p>
    <w:p w:rsidR="00000000" w:rsidDel="00000000" w:rsidP="00000000" w:rsidRDefault="00000000" w:rsidRPr="00000000" w14:paraId="0000004D">
      <w:pPr>
        <w:numPr>
          <w:ilvl w:val="0"/>
          <w:numId w:val="3"/>
        </w:numPr>
        <w:ind w:left="720" w:hanging="360"/>
      </w:pPr>
      <w:r w:rsidDel="00000000" w:rsidR="00000000" w:rsidRPr="00000000">
        <w:rPr>
          <w:rtl w:val="0"/>
        </w:rPr>
        <w:t xml:space="preserve">(107) </w:t>
      </w:r>
      <w:r w:rsidDel="00000000" w:rsidR="00000000" w:rsidRPr="00000000">
        <w:rPr>
          <w:b w:val="1"/>
          <w:bCs w:val="1"/>
          <w:color w:val="222222"/>
          <w:highlight w:val="white"/>
          <w:rtl w:val="0"/>
        </w:rPr>
        <w:t xml:space="preserve">Dewies, M., de-Wit, L., &amp; Reisch, L. A. (2025). Assumptions about behaviour influence the policy preferences of public officials. Public Management Review, 1-30. </w:t>
      </w:r>
      <w:hyperlink r:id="rId71">
        <w:r w:rsidDel="00000000" w:rsidR="00000000" w:rsidRPr="00000000">
          <w:rPr>
            <w:b w:val="1"/>
            <w:bCs w:val="1"/>
            <w:color w:val="1155cc"/>
            <w:highlight w:val="white"/>
            <w:u w:val="single"/>
            <w:rtl w:val="0"/>
          </w:rPr>
          <w:t xml:space="preserve">https://www.tandfonline.com/doi/full/10.1080/14719037.2025.2570408</w:t>
        </w:r>
      </w:hyperlink>
      <w:r w:rsidDel="00000000" w:rsidR="00000000" w:rsidRPr="00000000">
        <w:rPr>
          <w:b w:val="1"/>
          <w:bCs w:val="1"/>
          <w:color w:val="222222"/>
          <w:highlight w:val="white"/>
          <w:rtl w:val="0"/>
        </w:rPr>
        <w:t xml:space="preserve"> </w:t>
      </w:r>
      <w:r w:rsidDel="00000000" w:rsidR="00000000" w:rsidRPr="00000000">
        <w:rPr>
          <w:rtl w:val="0"/>
        </w:rPr>
      </w:r>
    </w:p>
    <w:p w:rsidR="00000000" w:rsidDel="00000000" w:rsidP="00000000" w:rsidRDefault="00000000" w:rsidRPr="00000000" w14:paraId="0000004E">
      <w:pPr>
        <w:numPr>
          <w:ilvl w:val="0"/>
          <w:numId w:val="3"/>
        </w:numPr>
        <w:ind w:left="720" w:hanging="360"/>
      </w:pPr>
      <w:r w:rsidDel="00000000" w:rsidR="00000000" w:rsidRPr="00000000">
        <w:rPr>
          <w:rtl w:val="0"/>
        </w:rPr>
        <w:t xml:space="preserve">(110) </w:t>
      </w:r>
      <w:r w:rsidDel="00000000" w:rsidR="00000000" w:rsidRPr="00000000">
        <w:rPr>
          <w:b w:val="1"/>
          <w:bCs w:val="1"/>
          <w:color w:val="222222"/>
          <w:highlight w:val="white"/>
          <w:rtl w:val="0"/>
        </w:rPr>
        <w:t xml:space="preserve">Dold, M. (2025). The narrative that should guide applied behavioural science. Behavioural Public Policy, 9(2), 338-344.</w:t>
      </w:r>
      <w:r w:rsidDel="00000000" w:rsidR="00000000" w:rsidRPr="00000000">
        <w:rPr>
          <w:color w:val="222222"/>
          <w:highlight w:val="white"/>
          <w:rtl w:val="0"/>
        </w:rPr>
        <w:br w:type="textWrapping"/>
      </w:r>
      <w:hyperlink r:id="rId72">
        <w:r w:rsidDel="00000000" w:rsidR="00000000" w:rsidRPr="00000000">
          <w:rPr>
            <w:color w:val="1155cc"/>
            <w:highlight w:val="white"/>
            <w:u w:val="single"/>
            <w:rtl w:val="0"/>
          </w:rPr>
          <w:t xml:space="preserve">https://www.cambridge.org/core/journals/behavioural-public-policy/article/narrative-that-should-guide-applied-behavioural-science/DCCC48E60FFF82AD0905C3EB804B5E36</w:t>
        </w:r>
      </w:hyperlink>
      <w:r w:rsidDel="00000000" w:rsidR="00000000" w:rsidRPr="00000000">
        <w:rPr>
          <w:rtl w:val="0"/>
        </w:rPr>
      </w:r>
    </w:p>
    <w:p w:rsidR="00000000" w:rsidDel="00000000" w:rsidP="00000000" w:rsidRDefault="00000000" w:rsidRPr="00000000" w14:paraId="0000004F">
      <w:pPr>
        <w:numPr>
          <w:ilvl w:val="0"/>
          <w:numId w:val="3"/>
        </w:numPr>
        <w:ind w:left="720" w:hanging="360"/>
      </w:pPr>
      <w:r w:rsidDel="00000000" w:rsidR="00000000" w:rsidRPr="00000000">
        <w:rPr>
          <w:rtl w:val="0"/>
        </w:rPr>
        <w:t xml:space="preserve">(117) </w:t>
      </w:r>
      <w:r w:rsidDel="00000000" w:rsidR="00000000" w:rsidRPr="00000000">
        <w:rPr>
          <w:b w:val="1"/>
          <w:bCs w:val="1"/>
          <w:color w:val="222222"/>
          <w:highlight w:val="white"/>
          <w:rtl w:val="0"/>
        </w:rPr>
        <w:t xml:space="preserve">De Jonge, P., Zeelenberg, M., &amp; Verlegh, P. W. (2018). Putting the public back in behavioral public policy. Behavioural Public Policy, 2(2), 218-226.</w:t>
      </w:r>
      <w:r w:rsidDel="00000000" w:rsidR="00000000" w:rsidRPr="00000000">
        <w:rPr>
          <w:color w:val="222222"/>
          <w:highlight w:val="white"/>
          <w:rtl w:val="0"/>
        </w:rPr>
        <w:br w:type="textWrapping"/>
      </w:r>
      <w:hyperlink r:id="rId73">
        <w:r w:rsidDel="00000000" w:rsidR="00000000" w:rsidRPr="00000000">
          <w:rPr>
            <w:color w:val="1155cc"/>
            <w:highlight w:val="white"/>
            <w:u w:val="single"/>
            <w:rtl w:val="0"/>
          </w:rPr>
          <w:t xml:space="preserve">https://www.cambridge.org/core/journals/behavioural-public-policy/article/putting-the-public-back-in-behavioral-public-policy/41428621861DC089793081A0BD9569CC</w:t>
        </w:r>
      </w:hyperlink>
      <w:r w:rsidDel="00000000" w:rsidR="00000000" w:rsidRPr="00000000">
        <w:rPr>
          <w:rtl w:val="0"/>
        </w:rPr>
      </w:r>
    </w:p>
    <w:p w:rsidR="00000000" w:rsidDel="00000000" w:rsidP="00000000" w:rsidRDefault="00000000" w:rsidRPr="00000000" w14:paraId="00000050">
      <w:pPr>
        <w:numPr>
          <w:ilvl w:val="0"/>
          <w:numId w:val="3"/>
        </w:numPr>
        <w:ind w:left="720" w:hanging="360"/>
        <w:rPr>
          <w:color w:val="222222"/>
          <w:highlight w:val="white"/>
        </w:rPr>
      </w:pPr>
      <w:r w:rsidDel="00000000" w:rsidR="00000000" w:rsidRPr="00000000">
        <w:rPr>
          <w:b w:val="1"/>
          <w:bCs w:val="1"/>
          <w:color w:val="222222"/>
          <w:highlight w:val="white"/>
          <w:rtl w:val="0"/>
        </w:rPr>
        <w:t xml:space="preserve">(138) Krpan, D. (2024). Agenda for psychological and behavioural science of transformative behavioural change. Behavioural Public Policy, 1-26.  </w:t>
      </w:r>
      <w:hyperlink r:id="rId74">
        <w:r w:rsidDel="00000000" w:rsidR="00000000" w:rsidRPr="00000000">
          <w:rPr>
            <w:b w:val="1"/>
            <w:bCs w:val="1"/>
            <w:color w:val="1155cc"/>
            <w:highlight w:val="white"/>
            <w:u w:val="single"/>
            <w:rtl w:val="0"/>
          </w:rPr>
          <w:t xml:space="preserve">https://www.cambridge.org/core/journals/behavioural-public-policy/article/future-of-behavioral-insights-on-the-importance-of-socially-situated-nudges/1A25D44C1DF077C25371FC9AD97F399B</w:t>
        </w:r>
      </w:hyperlink>
      <w:r w:rsidDel="00000000" w:rsidR="00000000" w:rsidRPr="00000000">
        <w:rPr>
          <w:rtl w:val="0"/>
        </w:rPr>
      </w:r>
    </w:p>
    <w:p w:rsidR="00000000" w:rsidDel="00000000" w:rsidP="00000000" w:rsidRDefault="00000000" w:rsidRPr="00000000" w14:paraId="00000051">
      <w:pPr>
        <w:pStyle w:val="Heading2"/>
        <w:rPr/>
      </w:pPr>
      <w:bookmarkStart w:colFirst="0" w:colLast="0" w:name="_c3sl6h23lmt0" w:id="2"/>
      <w:bookmarkEnd w:id="2"/>
      <w:r w:rsidDel="00000000" w:rsidR="00000000" w:rsidRPr="00000000">
        <w:rPr>
          <w:rtl w:val="0"/>
        </w:rPr>
        <w:t xml:space="preserve">PRINCIPES BPP : </w:t>
      </w:r>
    </w:p>
    <w:p w:rsidR="00000000" w:rsidDel="00000000" w:rsidP="00000000" w:rsidRDefault="00000000" w:rsidRPr="00000000" w14:paraId="00000052">
      <w:pPr>
        <w:numPr>
          <w:ilvl w:val="0"/>
          <w:numId w:val="8"/>
        </w:numPr>
        <w:ind w:left="720" w:hanging="360"/>
      </w:pPr>
      <w:r w:rsidDel="00000000" w:rsidR="00000000" w:rsidRPr="00000000">
        <w:rPr>
          <w:rtl w:val="0"/>
        </w:rPr>
        <w:t xml:space="preserve">(4) LOGIC: Good Practice Principles for Mainstreaming Behavioural Public Policy. </w:t>
      </w:r>
      <w:hyperlink r:id="rId75">
        <w:r w:rsidDel="00000000" w:rsidR="00000000" w:rsidRPr="00000000">
          <w:rPr>
            <w:color w:val="1155cc"/>
            <w:u w:val="single"/>
            <w:rtl w:val="0"/>
          </w:rPr>
          <w:t xml:space="preserve">https://www.oecd.org/content/dam/oecd/en/publications/reports/2024/05/logic-good-practice-principles-for-mainstreaming-behavioural-public-policy_ebf351bd/6cb52de2-en.pdf</w:t>
        </w:r>
      </w:hyperlink>
      <w:r w:rsidDel="00000000" w:rsidR="00000000" w:rsidRPr="00000000">
        <w:rPr>
          <w:rtl w:val="0"/>
        </w:rPr>
      </w:r>
    </w:p>
    <w:p w:rsidR="00000000" w:rsidDel="00000000" w:rsidP="00000000" w:rsidRDefault="00000000" w:rsidRPr="00000000" w14:paraId="00000053">
      <w:pPr>
        <w:numPr>
          <w:ilvl w:val="0"/>
          <w:numId w:val="8"/>
        </w:numPr>
        <w:ind w:left="720" w:hanging="360"/>
      </w:pPr>
      <w:r w:rsidDel="00000000" w:rsidR="00000000" w:rsidRPr="00000000">
        <w:rPr>
          <w:rtl w:val="0"/>
        </w:rPr>
        <w:t xml:space="preserve">(9) Banerjee, S., &amp; John, P. (2025). Behavioral public policy: past, present, &amp; future. Policy and Society, puaf012. </w:t>
      </w:r>
      <w:hyperlink r:id="rId76">
        <w:r w:rsidDel="00000000" w:rsidR="00000000" w:rsidRPr="00000000">
          <w:rPr>
            <w:color w:val="1155cc"/>
            <w:u w:val="single"/>
            <w:rtl w:val="0"/>
          </w:rPr>
          <w:t xml:space="preserve">https://academic.oup.com/policyandsociety/advance-article-pdf/doi/10.1093/polsoc/puaf012/63954913/puaf012.pdf</w:t>
        </w:r>
      </w:hyperlink>
      <w:r w:rsidDel="00000000" w:rsidR="00000000" w:rsidRPr="00000000">
        <w:rPr>
          <w:rtl w:val="0"/>
        </w:rPr>
        <w:t xml:space="preserve"> </w:t>
      </w:r>
    </w:p>
    <w:p w:rsidR="00000000" w:rsidDel="00000000" w:rsidP="00000000" w:rsidRDefault="00000000" w:rsidRPr="00000000" w14:paraId="00000054">
      <w:pPr>
        <w:numPr>
          <w:ilvl w:val="0"/>
          <w:numId w:val="8"/>
        </w:numPr>
        <w:ind w:left="720" w:hanging="360"/>
      </w:pPr>
      <w:r w:rsidDel="00000000" w:rsidR="00000000" w:rsidRPr="00000000">
        <w:rPr>
          <w:rtl w:val="0"/>
        </w:rPr>
        <w:t xml:space="preserve">(10) Getting lost in a field: a personal history of the development of behavioural public policy Adam Oliver. 2025 </w:t>
      </w:r>
      <w:hyperlink r:id="rId77">
        <w:r w:rsidDel="00000000" w:rsidR="00000000" w:rsidRPr="00000000">
          <w:rPr>
            <w:color w:val="1155cc"/>
            <w:u w:val="single"/>
            <w:rtl w:val="0"/>
          </w:rPr>
          <w:t xml:space="preserve">https://www.cambridge.org/core/services/aop-cambridge-core/content/view/7F1BF563C8D7DDAED9D8D399EEF5DD77/S2398063X24000642a.pdf/div-class-title-getting-lost-in-a-field-a-personal-history-of-the-development-of-behavioural-public-policy-div.pdf</w:t>
        </w:r>
      </w:hyperlink>
      <w:r w:rsidDel="00000000" w:rsidR="00000000" w:rsidRPr="00000000">
        <w:rPr>
          <w:rtl w:val="0"/>
        </w:rPr>
      </w:r>
    </w:p>
    <w:p w:rsidR="00000000" w:rsidDel="00000000" w:rsidP="00000000" w:rsidRDefault="00000000" w:rsidRPr="00000000" w14:paraId="00000055">
      <w:pPr>
        <w:numPr>
          <w:ilvl w:val="0"/>
          <w:numId w:val="8"/>
        </w:numPr>
        <w:ind w:left="720" w:hanging="360"/>
      </w:pPr>
      <w:r w:rsidDel="00000000" w:rsidR="00000000" w:rsidRPr="00000000">
        <w:rPr>
          <w:rtl w:val="0"/>
        </w:rPr>
        <w:t xml:space="preserve">(11) Sunstein, C. R. (2023). Conspiracy theory. Behavioral &amp; Brain Sciences, 46. </w:t>
      </w:r>
      <w:hyperlink r:id="rId78">
        <w:r w:rsidDel="00000000" w:rsidR="00000000" w:rsidRPr="00000000">
          <w:rPr>
            <w:color w:val="1155cc"/>
            <w:u w:val="single"/>
            <w:rtl w:val="0"/>
          </w:rPr>
          <w:t xml:space="preserve">https://www.cambridge.org/core/journals/behavioral-and-brain-sciences/article/abs/conspiracy-theory/9C37A9675E8C7C1270196CCFEFAE1ADB</w:t>
        </w:r>
      </w:hyperlink>
      <w:r w:rsidDel="00000000" w:rsidR="00000000" w:rsidRPr="00000000">
        <w:rPr>
          <w:rtl w:val="0"/>
        </w:rPr>
        <w:t xml:space="preserve"> </w:t>
      </w:r>
    </w:p>
    <w:p w:rsidR="00000000" w:rsidDel="00000000" w:rsidP="00000000" w:rsidRDefault="00000000" w:rsidRPr="00000000" w14:paraId="00000056">
      <w:pPr>
        <w:numPr>
          <w:ilvl w:val="0"/>
          <w:numId w:val="8"/>
        </w:numPr>
        <w:ind w:left="720" w:hanging="360"/>
      </w:pPr>
      <w:r w:rsidDel="00000000" w:rsidR="00000000" w:rsidRPr="00000000">
        <w:rPr>
          <w:rtl w:val="0"/>
        </w:rPr>
        <w:t xml:space="preserve">(38) Ewert, B., Loer, K., &amp; Thomann, E. (2021). Beyond nudge: advancing the state-of-the-art of behavioural public policy and administration. Policy &amp; Politics, 49(1), 3-23.  </w:t>
      </w:r>
      <w:hyperlink r:id="rId79">
        <w:r w:rsidDel="00000000" w:rsidR="00000000" w:rsidRPr="00000000">
          <w:rPr>
            <w:color w:val="1155cc"/>
            <w:u w:val="single"/>
            <w:rtl w:val="0"/>
          </w:rPr>
          <w:t xml:space="preserve">https://www.researchgate.net/profile/Benjamin-Ewert-2/publication/344365268_Beyond_nudge_advancing_the_state-of-the-art_of_behavioural_public_policy_and_administration/links/61b231e514482e72c089c70f/Beyond-nudge-advancing-the-state-of-the-art-of-behavioural-public-policy-and-administration.pdf</w:t>
        </w:r>
      </w:hyperlink>
      <w:r w:rsidDel="00000000" w:rsidR="00000000" w:rsidRPr="00000000">
        <w:rPr>
          <w:rtl w:val="0"/>
        </w:rPr>
        <w:t xml:space="preserve"> </w:t>
      </w:r>
    </w:p>
    <w:p w:rsidR="00000000" w:rsidDel="00000000" w:rsidP="00000000" w:rsidRDefault="00000000" w:rsidRPr="00000000" w14:paraId="00000057">
      <w:pPr>
        <w:numPr>
          <w:ilvl w:val="0"/>
          <w:numId w:val="8"/>
        </w:numPr>
        <w:ind w:left="720" w:hanging="360"/>
      </w:pPr>
      <w:r w:rsidDel="00000000" w:rsidR="00000000" w:rsidRPr="00000000">
        <w:rPr>
          <w:rtl w:val="0"/>
        </w:rPr>
        <w:t xml:space="preserve">(43) Mozafar, M., Moini, A., &amp; Sobhanifard, Y. (2023). A systematic review of behavioral public policy research: origins, mechanisms and outcomes. Transforming Government: People, Process and Policy, 17(4), 603-631. </w:t>
      </w:r>
      <w:hyperlink r:id="rId80">
        <w:r w:rsidDel="00000000" w:rsidR="00000000" w:rsidRPr="00000000">
          <w:rPr>
            <w:color w:val="1155cc"/>
            <w:u w:val="single"/>
            <w:rtl w:val="0"/>
          </w:rPr>
          <w:t xml:space="preserve">https://www.researchgate.net/profile/Yaser-Sobhanifard/publication/373205799_A_systematic_review_of_behavioral_public_policy_research_origins_mechanisms_and_outcomes/links/6847e2d9d1054b0207fb29bb/A-systematic-review-of-behavioral-public-policy-research-origins-mechanisms-and-outcomes.pdf</w:t>
        </w:r>
      </w:hyperlink>
      <w:r w:rsidDel="00000000" w:rsidR="00000000" w:rsidRPr="00000000">
        <w:rPr>
          <w:rtl w:val="0"/>
        </w:rPr>
        <w:t xml:space="preserve"> </w:t>
      </w:r>
    </w:p>
    <w:p w:rsidR="00000000" w:rsidDel="00000000" w:rsidP="00000000" w:rsidRDefault="00000000" w:rsidRPr="00000000" w14:paraId="00000058">
      <w:pPr>
        <w:numPr>
          <w:ilvl w:val="0"/>
          <w:numId w:val="8"/>
        </w:numPr>
        <w:ind w:left="720" w:hanging="360"/>
      </w:pPr>
      <w:r w:rsidDel="00000000" w:rsidR="00000000" w:rsidRPr="00000000">
        <w:rPr>
          <w:rtl w:val="0"/>
        </w:rPr>
        <w:t xml:space="preserve">(44) Dewies, M., Merkelbach, I., Edelenbos, J., Rohde, K. I., &amp; Denktaş, S. (2023). Comprehensive evaluation of the behavioral insights group Rotterdam. Administration &amp; Society, 55(8), 1555-1583. </w:t>
      </w:r>
      <w:hyperlink r:id="rId81">
        <w:r w:rsidDel="00000000" w:rsidR="00000000" w:rsidRPr="00000000">
          <w:rPr>
            <w:color w:val="1155cc"/>
            <w:u w:val="single"/>
            <w:rtl w:val="0"/>
          </w:rPr>
          <w:t xml:space="preserve">https://journals.sagepub.com/doi/pdf/10.1177/00953997231180302</w:t>
        </w:r>
      </w:hyperlink>
      <w:r w:rsidDel="00000000" w:rsidR="00000000" w:rsidRPr="00000000">
        <w:rPr>
          <w:rtl w:val="0"/>
        </w:rPr>
        <w:t xml:space="preserve"> </w:t>
      </w:r>
    </w:p>
    <w:p w:rsidR="00000000" w:rsidDel="00000000" w:rsidP="00000000" w:rsidRDefault="00000000" w:rsidRPr="00000000" w14:paraId="00000059">
      <w:pPr>
        <w:numPr>
          <w:ilvl w:val="0"/>
          <w:numId w:val="8"/>
        </w:numPr>
        <w:ind w:left="720" w:hanging="360"/>
      </w:pPr>
      <w:r w:rsidDel="00000000" w:rsidR="00000000" w:rsidRPr="00000000">
        <w:rPr>
          <w:rtl w:val="0"/>
        </w:rPr>
        <w:t xml:space="preserve">(45) Mozafar, M., Moini, A., &amp; Sobhanifard, Y. (2022). Public policy based on behavioral approach. Journal of Strategic Management Studies, 13(52), 65-93.  </w:t>
      </w:r>
      <w:hyperlink r:id="rId82">
        <w:r w:rsidDel="00000000" w:rsidR="00000000" w:rsidRPr="00000000">
          <w:rPr>
            <w:color w:val="1155cc"/>
            <w:u w:val="single"/>
            <w:rtl w:val="0"/>
          </w:rPr>
          <w:t xml:space="preserve">https://www.smsjournal.ir/article_163804.html</w:t>
        </w:r>
      </w:hyperlink>
      <w:r w:rsidDel="00000000" w:rsidR="00000000" w:rsidRPr="00000000">
        <w:rPr>
          <w:rtl w:val="0"/>
        </w:rPr>
        <w:t xml:space="preserve"> </w:t>
      </w:r>
    </w:p>
    <w:p w:rsidR="00000000" w:rsidDel="00000000" w:rsidP="00000000" w:rsidRDefault="00000000" w:rsidRPr="00000000" w14:paraId="0000005A">
      <w:pPr>
        <w:numPr>
          <w:ilvl w:val="0"/>
          <w:numId w:val="8"/>
        </w:numPr>
        <w:ind w:left="720" w:hanging="360"/>
      </w:pPr>
      <w:r w:rsidDel="00000000" w:rsidR="00000000" w:rsidRPr="00000000">
        <w:rPr>
          <w:rtl w:val="0"/>
        </w:rPr>
        <w:t xml:space="preserve">(47) Rankine, H., &amp; Khosravi, D. (2021). Applying behavioural science to advance environmental sustainability: an overview for policymakers. </w:t>
      </w:r>
      <w:hyperlink r:id="rId83">
        <w:r w:rsidDel="00000000" w:rsidR="00000000" w:rsidRPr="00000000">
          <w:rPr>
            <w:color w:val="1155cc"/>
            <w:u w:val="single"/>
            <w:rtl w:val="0"/>
          </w:rPr>
          <w:t xml:space="preserve">https://www.unescap.org/sites/default/d8files/knowledge-products/Behavoural%20science%20working%20paper_edited_10_Dec_V2_0.pdf</w:t>
        </w:r>
      </w:hyperlink>
      <w:r w:rsidDel="00000000" w:rsidR="00000000" w:rsidRPr="00000000">
        <w:rPr>
          <w:rtl w:val="0"/>
        </w:rPr>
      </w:r>
    </w:p>
    <w:p w:rsidR="00000000" w:rsidDel="00000000" w:rsidP="00000000" w:rsidRDefault="00000000" w:rsidRPr="00000000" w14:paraId="0000005B">
      <w:pPr>
        <w:numPr>
          <w:ilvl w:val="0"/>
          <w:numId w:val="8"/>
        </w:numPr>
        <w:ind w:left="720" w:hanging="360"/>
      </w:pPr>
      <w:r w:rsidDel="00000000" w:rsidR="00000000" w:rsidRPr="00000000">
        <w:rPr>
          <w:rtl w:val="0"/>
        </w:rPr>
        <w:t xml:space="preserve">(65) Dupoux, M., Gaudeul, A., Baggio, M., BRUNS, H., CIRIOLO, E., KRAWCZYK, M., ... &amp; NOHLEN, H. (2025). Unlocking the full potential of behavioural insights for policy.  </w:t>
      </w:r>
      <w:hyperlink r:id="rId84">
        <w:r w:rsidDel="00000000" w:rsidR="00000000" w:rsidRPr="00000000">
          <w:rPr>
            <w:color w:val="1155cc"/>
            <w:u w:val="single"/>
            <w:rtl w:val="0"/>
          </w:rPr>
          <w:t xml:space="preserve">https://splsportugal.com/wp-content/uploads/2025/02/1738931955854.pdf</w:t>
        </w:r>
      </w:hyperlink>
      <w:r w:rsidDel="00000000" w:rsidR="00000000" w:rsidRPr="00000000">
        <w:rPr>
          <w:rtl w:val="0"/>
        </w:rPr>
      </w:r>
    </w:p>
    <w:p w:rsidR="00000000" w:rsidDel="00000000" w:rsidP="00000000" w:rsidRDefault="00000000" w:rsidRPr="00000000" w14:paraId="0000005C">
      <w:pPr>
        <w:numPr>
          <w:ilvl w:val="0"/>
          <w:numId w:val="8"/>
        </w:numPr>
        <w:spacing w:after="0" w:afterAutospacing="0"/>
        <w:ind w:left="720" w:hanging="360"/>
      </w:pPr>
      <w:r w:rsidDel="00000000" w:rsidR="00000000" w:rsidRPr="00000000">
        <w:rPr>
          <w:rtl w:val="0"/>
        </w:rPr>
        <w:t xml:space="preserve">(68) Schmidt, R Choice Conditions and Behavioural Leverage Points in Complex and Adaptive Systems</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rtl w:val="0"/>
        </w:rPr>
        <w:t xml:space="preserve">(69) Mukherjee, I., &amp; Mussagulova, A. (2024). Designing Behavioural Insights for Policy: Processes, Capacities &amp; Institutions. Elements in Public Policy.</w:t>
      </w:r>
      <w:hyperlink r:id="rId85">
        <w:r w:rsidDel="00000000" w:rsidR="00000000" w:rsidRPr="00000000">
          <w:rPr>
            <w:rtl w:val="0"/>
          </w:rPr>
          <w:t xml:space="preserve"> </w:t>
        </w:r>
      </w:hyperlink>
      <w:hyperlink r:id="rId86">
        <w:r w:rsidDel="00000000" w:rsidR="00000000" w:rsidRPr="00000000">
          <w:rPr>
            <w:color w:val="1155cc"/>
            <w:u w:val="single"/>
            <w:rtl w:val="0"/>
          </w:rPr>
          <w:t xml:space="preserve">https://www.cambridge.org/core/elements/abs/designing-behavioural-insights-for-policy/FB26DC74671851760BF0F44EE405CB62</w:t>
        </w:r>
      </w:hyperlink>
      <w:r w:rsidDel="00000000" w:rsidR="00000000" w:rsidRPr="00000000">
        <w:rPr>
          <w:rtl w:val="0"/>
        </w:rPr>
      </w:r>
    </w:p>
    <w:p w:rsidR="00000000" w:rsidDel="00000000" w:rsidP="00000000" w:rsidRDefault="00000000" w:rsidRPr="00000000" w14:paraId="0000005E">
      <w:pPr>
        <w:numPr>
          <w:ilvl w:val="0"/>
          <w:numId w:val="8"/>
        </w:numPr>
        <w:spacing w:after="0" w:afterAutospacing="0"/>
        <w:ind w:left="720" w:hanging="360"/>
        <w:rPr>
          <w:color w:val="222222"/>
          <w:highlight w:val="white"/>
        </w:rPr>
      </w:pPr>
      <w:r w:rsidDel="00000000" w:rsidR="00000000" w:rsidRPr="00000000">
        <w:rPr>
          <w:b w:val="1"/>
          <w:bCs w:val="1"/>
          <w:color w:val="222222"/>
          <w:highlight w:val="white"/>
          <w:rtl w:val="0"/>
        </w:rPr>
        <w:t xml:space="preserve">(84) Anderson-Carpenter, K. D., Reed, D. D., Biglan, T., &amp; Kurti, A. (2023). Behavior science contributions to public policy: An introduction to the special section. Perspectives on Behavior Science, 46(1), 1-4.</w:t>
      </w:r>
      <w:r w:rsidDel="00000000" w:rsidR="00000000" w:rsidRPr="00000000">
        <w:rPr>
          <w:color w:val="222222"/>
          <w:highlight w:val="white"/>
          <w:rtl w:val="0"/>
        </w:rPr>
        <w:br w:type="textWrapping"/>
      </w:r>
      <w:hyperlink r:id="rId87">
        <w:r w:rsidDel="00000000" w:rsidR="00000000" w:rsidRPr="00000000">
          <w:rPr>
            <w:color w:val="1155cc"/>
            <w:highlight w:val="white"/>
            <w:u w:val="single"/>
            <w:rtl w:val="0"/>
          </w:rPr>
          <w:t xml:space="preserve">https://pmc.ncbi.nlm.nih.gov/articles/PMC10013234/</w:t>
        </w:r>
      </w:hyperlink>
      <w:r w:rsidDel="00000000" w:rsidR="00000000" w:rsidRPr="00000000">
        <w:rPr>
          <w:rtl w:val="0"/>
        </w:rPr>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rtl w:val="0"/>
        </w:rPr>
        <w:t xml:space="preserve">(86) </w:t>
      </w:r>
      <w:r w:rsidDel="00000000" w:rsidR="00000000" w:rsidRPr="00000000">
        <w:rPr>
          <w:b w:val="1"/>
          <w:bCs w:val="1"/>
          <w:color w:val="222222"/>
          <w:highlight w:val="white"/>
          <w:rtl w:val="0"/>
        </w:rPr>
        <w:t xml:space="preserve">Hockley T.,</w:t>
      </w:r>
      <w:r w:rsidDel="00000000" w:rsidR="00000000" w:rsidRPr="00000000">
        <w:rPr>
          <w:color w:val="222222"/>
          <w:highlight w:val="white"/>
          <w:rtl w:val="0"/>
        </w:rPr>
        <w:t xml:space="preserve"> (2024, October 28). </w:t>
      </w:r>
      <w:r w:rsidDel="00000000" w:rsidR="00000000" w:rsidRPr="00000000">
        <w:rPr>
          <w:i w:val="1"/>
          <w:iCs w:val="1"/>
          <w:color w:val="222222"/>
          <w:highlight w:val="white"/>
          <w:rtl w:val="0"/>
        </w:rPr>
        <w:t xml:space="preserve">Behavioural public policy: A personal history</w:t>
      </w:r>
      <w:r w:rsidDel="00000000" w:rsidR="00000000" w:rsidRPr="00000000">
        <w:rPr>
          <w:color w:val="222222"/>
          <w:highlight w:val="white"/>
          <w:rtl w:val="0"/>
        </w:rPr>
        <w:t xml:space="preserve">. Behavioural Public Policy Blog.</w:t>
        <w:br w:type="textWrapping"/>
      </w:r>
      <w:hyperlink r:id="rId88">
        <w:r w:rsidDel="00000000" w:rsidR="00000000" w:rsidRPr="00000000">
          <w:rPr>
            <w:color w:val="1155cc"/>
            <w:highlight w:val="white"/>
            <w:u w:val="single"/>
            <w:rtl w:val="0"/>
          </w:rPr>
          <w:t xml:space="preserve">https://bppblog.com/2024/10/28/behavioural-public-policy-a-personal-history/</w:t>
        </w:r>
      </w:hyperlink>
      <w:r w:rsidDel="00000000" w:rsidR="00000000" w:rsidRPr="00000000">
        <w:rPr>
          <w:rtl w:val="0"/>
        </w:rPr>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rtl w:val="0"/>
        </w:rPr>
        <w:t xml:space="preserve">(87) </w:t>
      </w:r>
      <w:r w:rsidDel="00000000" w:rsidR="00000000" w:rsidRPr="00000000">
        <w:rPr>
          <w:b w:val="1"/>
          <w:bCs w:val="1"/>
          <w:color w:val="222222"/>
          <w:highlight w:val="white"/>
          <w:rtl w:val="0"/>
        </w:rPr>
        <w:t xml:space="preserve">White House Office of Science and Technology Policy.</w:t>
      </w:r>
      <w:r w:rsidDel="00000000" w:rsidR="00000000" w:rsidRPr="00000000">
        <w:rPr>
          <w:color w:val="222222"/>
          <w:highlight w:val="white"/>
          <w:rtl w:val="0"/>
        </w:rPr>
        <w:t xml:space="preserve"> (2024). </w:t>
      </w:r>
      <w:r w:rsidDel="00000000" w:rsidR="00000000" w:rsidRPr="00000000">
        <w:rPr>
          <w:i w:val="1"/>
          <w:iCs w:val="1"/>
          <w:color w:val="222222"/>
          <w:highlight w:val="white"/>
          <w:rtl w:val="0"/>
        </w:rPr>
        <w:t xml:space="preserve">Blueprint for the use of social and behavioral science to advance evidence-based policymaking</w:t>
      </w:r>
      <w:r w:rsidDel="00000000" w:rsidR="00000000" w:rsidRPr="00000000">
        <w:rPr>
          <w:color w:val="222222"/>
          <w:highlight w:val="white"/>
          <w:rtl w:val="0"/>
        </w:rPr>
        <w:t xml:space="preserve">.</w:t>
        <w:br w:type="textWrapping"/>
      </w:r>
      <w:hyperlink r:id="rId89">
        <w:r w:rsidDel="00000000" w:rsidR="00000000" w:rsidRPr="00000000">
          <w:rPr>
            <w:color w:val="1155cc"/>
            <w:highlight w:val="white"/>
            <w:u w:val="single"/>
            <w:rtl w:val="0"/>
          </w:rPr>
          <w:t xml:space="preserve">https://bidenwhitehouse.archives.gov/wp-content/uploads/2024/05/Blueprint-for-the-Use-of-Social-and-Behavioral-Science-to-Advance-Evidence-Based-Policymaking.pdf</w:t>
        </w:r>
      </w:hyperlink>
      <w:r w:rsidDel="00000000" w:rsidR="00000000" w:rsidRPr="00000000">
        <w:rPr>
          <w:rtl w:val="0"/>
        </w:rPr>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rtl w:val="0"/>
        </w:rPr>
        <w:t xml:space="preserve">(92) </w:t>
      </w:r>
      <w:r w:rsidDel="00000000" w:rsidR="00000000" w:rsidRPr="00000000">
        <w:rPr>
          <w:b w:val="1"/>
          <w:bCs w:val="1"/>
          <w:color w:val="222222"/>
          <w:highlight w:val="white"/>
          <w:rtl w:val="0"/>
        </w:rPr>
        <w:t xml:space="preserve">Whitehead, M., Jones, R., &amp; Pykett, J. (2011). Governing irrationality, or a more than rational government? Reflections on the rescientisation of decision making in British public policy. Environment and Planning A, 43(12), 2819-2837. </w:t>
      </w:r>
      <w:hyperlink r:id="rId90">
        <w:r w:rsidDel="00000000" w:rsidR="00000000" w:rsidRPr="00000000">
          <w:rPr>
            <w:b w:val="1"/>
            <w:bCs w:val="1"/>
            <w:color w:val="1155cc"/>
            <w:highlight w:val="white"/>
            <w:u w:val="single"/>
            <w:rtl w:val="0"/>
          </w:rPr>
          <w:t xml:space="preserve">https://d1wqtxts1xzle7.cloudfront.net/32779192/Whitehead_et_al_2011_Governing_Irrationality_pre-print-libre.pdf?1391150031=&amp;response-content-disposition=inline%3B+filename%3DGoverning_irrationality_or_a_more_than_r.pdf&amp;Expires=1768407027&amp;Signature=c9qMg8kJpbIK4TO2pHGuVlu3r9yNZmtO~pd84ouvbZy~zKAn9M4GgDJfmuCO3Zx0GlTibqQU7SxI9M93WHkRWptb2Y3bxfhAweqZ7JhVUkogAfTHF~-~6nEcHbXtJlx0y4brn-QqEQPI5pjiIMCfRyTXQdxGUxOEv5hD16ABKviSa9YIQnph010021N5otuli01Q3NeD-e815ZLrOdDaZuvbGSqEYKYilZAFbNDpoQ~4iDCoBqUNZ2HTxo6EbHDoJtezv0FbMqoI-i8Rr0XSp~5eIrGdakhO0hudQsAfSrGf96DKlsxVWGLhqK7OhjV0IAMxkSj1JNtPkA5MIMNlAw__&amp;Key-Pair-Id=APKAJLOHF5GGSLRBV4ZA</w:t>
        </w:r>
      </w:hyperlink>
      <w:r w:rsidDel="00000000" w:rsidR="00000000" w:rsidRPr="00000000">
        <w:rPr>
          <w:b w:val="1"/>
          <w:bCs w:val="1"/>
          <w:color w:val="222222"/>
          <w:highlight w:val="white"/>
          <w:rtl w:val="0"/>
        </w:rPr>
        <w:t xml:space="preserve"> </w:t>
      </w:r>
      <w:r w:rsidDel="00000000" w:rsidR="00000000" w:rsidRPr="00000000">
        <w:rPr>
          <w:rtl w:val="0"/>
        </w:rPr>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rtl w:val="0"/>
        </w:rPr>
        <w:t xml:space="preserve">(96) Howlett, M., &amp; Rawat, S. (2019). Behavioral science and climate policy. In Oxford Research Encyclopedia of Climate Science.  https://www.researchgate.net/profile/Stuti-Rawat/publication/335095936_Behavioral_Science_and_Climate_Policy/links/5d4e5ebf92851cd046afec5b/Behavioral-Science-and-Climate-Policy.pdf</w:t>
      </w:r>
    </w:p>
    <w:p w:rsidR="00000000" w:rsidDel="00000000" w:rsidP="00000000" w:rsidRDefault="00000000" w:rsidRPr="00000000" w14:paraId="00000063">
      <w:pPr>
        <w:numPr>
          <w:ilvl w:val="0"/>
          <w:numId w:val="8"/>
        </w:numPr>
        <w:ind w:left="720" w:hanging="360"/>
        <w:rPr>
          <w:color w:val="222222"/>
          <w:highlight w:val="white"/>
        </w:rPr>
      </w:pPr>
      <w:r w:rsidDel="00000000" w:rsidR="00000000" w:rsidRPr="00000000">
        <w:rPr>
          <w:b w:val="1"/>
          <w:bCs w:val="1"/>
          <w:color w:val="222222"/>
          <w:highlight w:val="white"/>
          <w:rtl w:val="0"/>
        </w:rPr>
        <w:t xml:space="preserve">(97) Sanders, M., Snijders, V., &amp; Hallsworth, M.</w:t>
      </w:r>
      <w:r w:rsidDel="00000000" w:rsidR="00000000" w:rsidRPr="00000000">
        <w:rPr>
          <w:color w:val="222222"/>
          <w:highlight w:val="white"/>
          <w:rtl w:val="0"/>
        </w:rPr>
        <w:t xml:space="preserve"> (2018). Behavioural science and policy: Where are we now and where are we going? </w:t>
      </w:r>
      <w:r w:rsidDel="00000000" w:rsidR="00000000" w:rsidRPr="00000000">
        <w:rPr>
          <w:i w:val="1"/>
          <w:iCs w:val="1"/>
          <w:color w:val="222222"/>
          <w:highlight w:val="white"/>
          <w:rtl w:val="0"/>
        </w:rPr>
        <w:t xml:space="preserve">Behavioural Public Policy, 2</w:t>
      </w:r>
      <w:r w:rsidDel="00000000" w:rsidR="00000000" w:rsidRPr="00000000">
        <w:rPr>
          <w:color w:val="222222"/>
          <w:highlight w:val="white"/>
          <w:rtl w:val="0"/>
        </w:rPr>
        <w:t xml:space="preserve">(2), 144–167.</w:t>
        <w:br w:type="textWrapping"/>
      </w:r>
      <w:hyperlink r:id="rId91">
        <w:r w:rsidDel="00000000" w:rsidR="00000000" w:rsidRPr="00000000">
          <w:rPr>
            <w:color w:val="1155cc"/>
            <w:highlight w:val="white"/>
            <w:u w:val="single"/>
            <w:rtl w:val="0"/>
          </w:rPr>
          <w:t xml:space="preserve">https://www.cambridge.org/core/journals/behavioural-public-policy/article/behavioural-science-and-policy-where-are-we-now-and-where-are-we-going/576A49314514539A3A382DB9D49821E0</w:t>
        </w:r>
      </w:hyperlink>
      <w:r w:rsidDel="00000000" w:rsidR="00000000" w:rsidRPr="00000000">
        <w:rPr>
          <w:rtl w:val="0"/>
        </w:rPr>
      </w:r>
    </w:p>
    <w:p w:rsidR="00000000" w:rsidDel="00000000" w:rsidP="00000000" w:rsidRDefault="00000000" w:rsidRPr="00000000" w14:paraId="00000064">
      <w:pPr>
        <w:numPr>
          <w:ilvl w:val="0"/>
          <w:numId w:val="8"/>
        </w:numPr>
        <w:ind w:left="720" w:hanging="360"/>
      </w:pPr>
      <w:r w:rsidDel="00000000" w:rsidR="00000000" w:rsidRPr="00000000">
        <w:rPr>
          <w:rtl w:val="0"/>
        </w:rPr>
        <w:t xml:space="preserve">(98) </w:t>
      </w:r>
      <w:r w:rsidDel="00000000" w:rsidR="00000000" w:rsidRPr="00000000">
        <w:rPr>
          <w:b w:val="1"/>
          <w:bCs w:val="1"/>
          <w:color w:val="222222"/>
          <w:highlight w:val="white"/>
          <w:rtl w:val="0"/>
        </w:rPr>
        <w:t xml:space="preserve">Fabbri, M., &amp; Faure, M. (2018). Toward a “constitution” for behavioral policy-making. International Review of Economics, 65(3), 241-270.</w:t>
      </w:r>
      <w:r w:rsidDel="00000000" w:rsidR="00000000" w:rsidRPr="00000000">
        <w:rPr>
          <w:color w:val="222222"/>
          <w:highlight w:val="white"/>
          <w:rtl w:val="0"/>
        </w:rPr>
        <w:br w:type="textWrapping"/>
      </w:r>
      <w:hyperlink r:id="rId92">
        <w:r w:rsidDel="00000000" w:rsidR="00000000" w:rsidRPr="00000000">
          <w:rPr>
            <w:color w:val="1155cc"/>
            <w:highlight w:val="white"/>
            <w:u w:val="single"/>
            <w:rtl w:val="0"/>
          </w:rPr>
          <w:t xml:space="preserve">https://link.springer.com/article/10.1007/s12232-018-0296-9</w:t>
        </w:r>
      </w:hyperlink>
      <w:r w:rsidDel="00000000" w:rsidR="00000000" w:rsidRPr="00000000">
        <w:rPr>
          <w:rtl w:val="0"/>
        </w:rPr>
      </w:r>
    </w:p>
    <w:p w:rsidR="00000000" w:rsidDel="00000000" w:rsidP="00000000" w:rsidRDefault="00000000" w:rsidRPr="00000000" w14:paraId="00000065">
      <w:pPr>
        <w:numPr>
          <w:ilvl w:val="0"/>
          <w:numId w:val="8"/>
        </w:numPr>
        <w:ind w:left="720" w:hanging="360"/>
      </w:pPr>
      <w:r w:rsidDel="00000000" w:rsidR="00000000" w:rsidRPr="00000000">
        <w:rPr>
          <w:rtl w:val="0"/>
        </w:rPr>
        <w:t xml:space="preserve">(103) </w:t>
      </w:r>
      <w:r w:rsidDel="00000000" w:rsidR="00000000" w:rsidRPr="00000000">
        <w:rPr>
          <w:b w:val="1"/>
          <w:bCs w:val="1"/>
          <w:color w:val="222222"/>
          <w:highlight w:val="white"/>
          <w:rtl w:val="0"/>
        </w:rPr>
        <w:t xml:space="preserve">Coreil, J. (2010). Why study social and behavioral factors in public health. Social and behavioral foundations of public health, 3-21.</w:t>
      </w:r>
      <w:r w:rsidDel="00000000" w:rsidR="00000000" w:rsidRPr="00000000">
        <w:rPr>
          <w:color w:val="222222"/>
          <w:highlight w:val="white"/>
          <w:rtl w:val="0"/>
        </w:rPr>
        <w:br w:type="textWrapping"/>
      </w:r>
      <w:hyperlink r:id="rId93">
        <w:r w:rsidDel="00000000" w:rsidR="00000000" w:rsidRPr="00000000">
          <w:rPr>
            <w:color w:val="1155cc"/>
            <w:highlight w:val="white"/>
            <w:u w:val="single"/>
            <w:rtl w:val="0"/>
          </w:rPr>
          <w:t xml:space="preserve">https://us.sagepub.com/sites/default/files/upm-binaries/26636_Chapter1.pdf</w:t>
        </w:r>
      </w:hyperlink>
      <w:r w:rsidDel="00000000" w:rsidR="00000000" w:rsidRPr="00000000">
        <w:rPr>
          <w:rtl w:val="0"/>
        </w:rPr>
      </w:r>
    </w:p>
    <w:p w:rsidR="00000000" w:rsidDel="00000000" w:rsidP="00000000" w:rsidRDefault="00000000" w:rsidRPr="00000000" w14:paraId="00000066">
      <w:pPr>
        <w:numPr>
          <w:ilvl w:val="0"/>
          <w:numId w:val="8"/>
        </w:numPr>
        <w:ind w:left="720" w:hanging="360"/>
      </w:pPr>
      <w:r w:rsidDel="00000000" w:rsidR="00000000" w:rsidRPr="00000000">
        <w:rPr>
          <w:rtl w:val="0"/>
        </w:rPr>
        <w:t xml:space="preserve">(108) </w:t>
      </w:r>
      <w:r w:rsidDel="00000000" w:rsidR="00000000" w:rsidRPr="00000000">
        <w:rPr>
          <w:b w:val="1"/>
          <w:bCs w:val="1"/>
          <w:color w:val="222222"/>
          <w:highlight w:val="white"/>
          <w:rtl w:val="0"/>
        </w:rPr>
        <w:t xml:space="preserve">Eulau, H. (1968). The behavioral movement in political science: A personal document. Social Research, 1-29.  https://www.jstor.org/stable/40969896</w:t>
      </w:r>
      <w:r w:rsidDel="00000000" w:rsidR="00000000" w:rsidRPr="00000000">
        <w:rPr>
          <w:rtl w:val="0"/>
        </w:rPr>
      </w:r>
    </w:p>
    <w:p w:rsidR="00000000" w:rsidDel="00000000" w:rsidP="00000000" w:rsidRDefault="00000000" w:rsidRPr="00000000" w14:paraId="00000067">
      <w:pPr>
        <w:numPr>
          <w:ilvl w:val="0"/>
          <w:numId w:val="8"/>
        </w:numPr>
        <w:ind w:left="720" w:hanging="360"/>
      </w:pPr>
      <w:r w:rsidDel="00000000" w:rsidR="00000000" w:rsidRPr="00000000">
        <w:rPr>
          <w:rtl w:val="0"/>
        </w:rPr>
        <w:t xml:space="preserve">(115) </w:t>
      </w:r>
      <w:r w:rsidDel="00000000" w:rsidR="00000000" w:rsidRPr="00000000">
        <w:rPr>
          <w:b w:val="1"/>
          <w:bCs w:val="1"/>
          <w:color w:val="222222"/>
          <w:highlight w:val="white"/>
          <w:rtl w:val="0"/>
        </w:rPr>
        <w:t xml:space="preserve">Crédoc.</w:t>
      </w:r>
      <w:r w:rsidDel="00000000" w:rsidR="00000000" w:rsidRPr="00000000">
        <w:rPr>
          <w:color w:val="222222"/>
          <w:highlight w:val="white"/>
          <w:rtl w:val="0"/>
        </w:rPr>
        <w:t xml:space="preserve"> (2017). </w:t>
      </w:r>
      <w:r w:rsidDel="00000000" w:rsidR="00000000" w:rsidRPr="00000000">
        <w:rPr>
          <w:i w:val="1"/>
          <w:iCs w:val="1"/>
          <w:color w:val="222222"/>
          <w:highlight w:val="white"/>
          <w:rtl w:val="0"/>
        </w:rPr>
        <w:t xml:space="preserve">Changer les comportements: L’incitation comportementale dans les politiques de maîtrise de la demande d’énergie en France</w:t>
      </w:r>
      <w:r w:rsidDel="00000000" w:rsidR="00000000" w:rsidRPr="00000000">
        <w:rPr>
          <w:color w:val="222222"/>
          <w:highlight w:val="white"/>
          <w:rtl w:val="0"/>
        </w:rPr>
        <w:t xml:space="preserve">.</w:t>
        <w:br w:type="textWrapping"/>
      </w:r>
      <w:hyperlink r:id="rId94">
        <w:r w:rsidDel="00000000" w:rsidR="00000000" w:rsidRPr="00000000">
          <w:rPr>
            <w:color w:val="1155cc"/>
            <w:highlight w:val="white"/>
            <w:u w:val="single"/>
            <w:rtl w:val="0"/>
          </w:rPr>
          <w:t xml:space="preserve">https://www.credoc.fr/publications/changer-les-comportements-lincitation-comportementale-dans-les-politiques-de-maitrise-de-la-demande-denergie-en-france</w:t>
        </w:r>
      </w:hyperlink>
      <w:r w:rsidDel="00000000" w:rsidR="00000000" w:rsidRPr="00000000">
        <w:rPr>
          <w:rtl w:val="0"/>
        </w:rPr>
      </w:r>
    </w:p>
    <w:p w:rsidR="00000000" w:rsidDel="00000000" w:rsidP="00000000" w:rsidRDefault="00000000" w:rsidRPr="00000000" w14:paraId="00000068">
      <w:pPr>
        <w:numPr>
          <w:ilvl w:val="0"/>
          <w:numId w:val="8"/>
        </w:numPr>
        <w:ind w:left="720" w:hanging="360"/>
      </w:pPr>
      <w:r w:rsidDel="00000000" w:rsidR="00000000" w:rsidRPr="00000000">
        <w:rPr>
          <w:rtl w:val="0"/>
        </w:rPr>
        <w:t xml:space="preserve">(116) </w:t>
      </w:r>
      <w:r w:rsidDel="00000000" w:rsidR="00000000" w:rsidRPr="00000000">
        <w:rPr>
          <w:b w:val="1"/>
          <w:bCs w:val="1"/>
          <w:color w:val="222222"/>
          <w:highlight w:val="white"/>
          <w:rtl w:val="0"/>
        </w:rPr>
        <w:t xml:space="preserve">Lourenço, J. S., et al.</w:t>
      </w:r>
      <w:r w:rsidDel="00000000" w:rsidR="00000000" w:rsidRPr="00000000">
        <w:rPr>
          <w:color w:val="222222"/>
          <w:highlight w:val="white"/>
          <w:rtl w:val="0"/>
        </w:rPr>
        <w:t xml:space="preserve"> (2018). Complexity as an opportunity and challenge for behavioural public policy. </w:t>
      </w:r>
      <w:r w:rsidDel="00000000" w:rsidR="00000000" w:rsidRPr="00000000">
        <w:rPr>
          <w:i w:val="1"/>
          <w:iCs w:val="1"/>
          <w:color w:val="222222"/>
          <w:highlight w:val="white"/>
          <w:rtl w:val="0"/>
        </w:rPr>
        <w:t xml:space="preserve">Behavioural Public Policy</w:t>
      </w:r>
      <w:r w:rsidDel="00000000" w:rsidR="00000000" w:rsidRPr="00000000">
        <w:rPr>
          <w:color w:val="222222"/>
          <w:highlight w:val="white"/>
          <w:rtl w:val="0"/>
        </w:rPr>
        <w:t xml:space="preserve">.</w:t>
        <w:br w:type="textWrapping"/>
      </w:r>
      <w:hyperlink r:id="rId95">
        <w:r w:rsidDel="00000000" w:rsidR="00000000" w:rsidRPr="00000000">
          <w:rPr>
            <w:color w:val="1155cc"/>
            <w:highlight w:val="white"/>
            <w:u w:val="single"/>
            <w:rtl w:val="0"/>
          </w:rPr>
          <w:t xml:space="preserve">https://www.cambridge.org/core/services/aop-cambridge-core/content/view/26FAD6B280E69FAE0172948C3BC27C39/S2398063X18000209a.pdf</w:t>
        </w:r>
      </w:hyperlink>
      <w:r w:rsidDel="00000000" w:rsidR="00000000" w:rsidRPr="00000000">
        <w:rPr>
          <w:rtl w:val="0"/>
        </w:rPr>
      </w:r>
    </w:p>
    <w:p w:rsidR="00000000" w:rsidDel="00000000" w:rsidP="00000000" w:rsidRDefault="00000000" w:rsidRPr="00000000" w14:paraId="00000069">
      <w:pPr>
        <w:numPr>
          <w:ilvl w:val="0"/>
          <w:numId w:val="8"/>
        </w:numPr>
        <w:ind w:left="720" w:hanging="360"/>
      </w:pPr>
      <w:r w:rsidDel="00000000" w:rsidR="00000000" w:rsidRPr="00000000">
        <w:rPr>
          <w:rtl w:val="0"/>
        </w:rPr>
        <w:t xml:space="preserve">(121) DeLeon, P. H., Paige, R. U., Smedley, B. D., &amp; Sammons, M. T. (2004). Health psychology: A public policy perspective. https://psycnet.apa.org/record/2004-14873-012</w:t>
      </w:r>
    </w:p>
    <w:p w:rsidR="00000000" w:rsidDel="00000000" w:rsidP="00000000" w:rsidRDefault="00000000" w:rsidRPr="00000000" w14:paraId="0000006A">
      <w:pPr>
        <w:numPr>
          <w:ilvl w:val="0"/>
          <w:numId w:val="8"/>
        </w:numPr>
        <w:ind w:left="720" w:hanging="360"/>
        <w:rPr>
          <w:color w:val="222222"/>
          <w:highlight w:val="white"/>
        </w:rPr>
      </w:pPr>
      <w:r w:rsidDel="00000000" w:rsidR="00000000" w:rsidRPr="00000000">
        <w:rPr>
          <w:b w:val="1"/>
          <w:bCs w:val="1"/>
          <w:color w:val="222222"/>
          <w:highlight w:val="white"/>
          <w:rtl w:val="0"/>
        </w:rPr>
        <w:t xml:space="preserve">(122) Fischhoff, B. (1990). Psychology and public policy: Tool or toolmaker?. American Psychologist, 45(5), 647.</w:t>
      </w:r>
      <w:r w:rsidDel="00000000" w:rsidR="00000000" w:rsidRPr="00000000">
        <w:rPr>
          <w:color w:val="222222"/>
          <w:highlight w:val="white"/>
          <w:rtl w:val="0"/>
        </w:rPr>
        <w:br w:type="textWrapping"/>
      </w:r>
      <w:hyperlink r:id="rId96">
        <w:r w:rsidDel="00000000" w:rsidR="00000000" w:rsidRPr="00000000">
          <w:rPr>
            <w:color w:val="1155cc"/>
            <w:highlight w:val="white"/>
            <w:u w:val="single"/>
            <w:rtl w:val="0"/>
          </w:rPr>
          <w:t xml:space="preserve">https://psycnet.apa.org/record/2009-08875-001</w:t>
        </w:r>
      </w:hyperlink>
      <w:r w:rsidDel="00000000" w:rsidR="00000000" w:rsidRPr="00000000">
        <w:rPr>
          <w:rtl w:val="0"/>
        </w:rPr>
      </w:r>
    </w:p>
    <w:p w:rsidR="00000000" w:rsidDel="00000000" w:rsidP="00000000" w:rsidRDefault="00000000" w:rsidRPr="00000000" w14:paraId="0000006B">
      <w:pPr>
        <w:numPr>
          <w:ilvl w:val="0"/>
          <w:numId w:val="8"/>
        </w:numPr>
        <w:ind w:left="720" w:hanging="360"/>
      </w:pPr>
      <w:r w:rsidDel="00000000" w:rsidR="00000000" w:rsidRPr="00000000">
        <w:rPr>
          <w:rtl w:val="0"/>
        </w:rPr>
        <w:t xml:space="preserve">(124) Grimmelikhuijsen, S., Jilke, S., Olsen, A. L., &amp; Tummers, L. (2017). Behavioral public administration: Combining insights from public administration and psychology. Public Administration Review, 77(1), 45-56.  </w:t>
      </w:r>
      <w:hyperlink r:id="rId97">
        <w:r w:rsidDel="00000000" w:rsidR="00000000" w:rsidRPr="00000000">
          <w:rPr>
            <w:color w:val="1155cc"/>
            <w:u w:val="single"/>
            <w:rtl w:val="0"/>
          </w:rPr>
          <w:t xml:space="preserve">https://onlinelibrary.wiley.com/doi/full/10.1111/puar.12609</w:t>
        </w:r>
      </w:hyperlink>
      <w:r w:rsidDel="00000000" w:rsidR="00000000" w:rsidRPr="00000000">
        <w:rPr>
          <w:rtl w:val="0"/>
        </w:rPr>
        <w:t xml:space="preserve"> </w:t>
      </w:r>
    </w:p>
    <w:p w:rsidR="00000000" w:rsidDel="00000000" w:rsidP="00000000" w:rsidRDefault="00000000" w:rsidRPr="00000000" w14:paraId="0000006C">
      <w:pPr>
        <w:numPr>
          <w:ilvl w:val="0"/>
          <w:numId w:val="8"/>
        </w:numPr>
        <w:ind w:left="720" w:hanging="360"/>
        <w:rPr>
          <w:color w:val="222222"/>
          <w:highlight w:val="white"/>
        </w:rPr>
      </w:pPr>
      <w:r w:rsidDel="00000000" w:rsidR="00000000" w:rsidRPr="00000000">
        <w:rPr>
          <w:b w:val="1"/>
          <w:bCs w:val="1"/>
          <w:color w:val="222222"/>
          <w:highlight w:val="white"/>
          <w:rtl w:val="0"/>
        </w:rPr>
        <w:t xml:space="preserve">(126) McManus, J., Constable, M., Bunten, A., &amp; Chadborn, T. (2018). Improving people’s health: applying behavioural and social sciences to improve population health and wellbeing in England. Public Health England, 1-13.</w:t>
      </w:r>
      <w:r w:rsidDel="00000000" w:rsidR="00000000" w:rsidRPr="00000000">
        <w:rPr>
          <w:color w:val="222222"/>
          <w:highlight w:val="white"/>
          <w:rtl w:val="0"/>
        </w:rPr>
        <w:br w:type="textWrapping"/>
      </w:r>
      <w:hyperlink r:id="rId98">
        <w:r w:rsidDel="00000000" w:rsidR="00000000" w:rsidRPr="00000000">
          <w:rPr>
            <w:color w:val="1155cc"/>
            <w:highlight w:val="white"/>
            <w:u w:val="single"/>
            <w:rtl w:val="0"/>
          </w:rPr>
          <w:t xml:space="preserve">https://assets.publishing.service.gov.uk/media/5bb21dd2e5274a3e0d7af9e0/Improving_Peoples_Health_Behavioural_Strategy.pdf</w:t>
        </w:r>
      </w:hyperlink>
      <w:r w:rsidDel="00000000" w:rsidR="00000000" w:rsidRPr="00000000">
        <w:rPr>
          <w:rtl w:val="0"/>
        </w:rPr>
      </w:r>
    </w:p>
    <w:p w:rsidR="00000000" w:rsidDel="00000000" w:rsidP="00000000" w:rsidRDefault="00000000" w:rsidRPr="00000000" w14:paraId="0000006D">
      <w:pPr>
        <w:numPr>
          <w:ilvl w:val="0"/>
          <w:numId w:val="8"/>
        </w:numPr>
        <w:ind w:left="720" w:hanging="360"/>
        <w:rPr>
          <w:color w:val="222222"/>
          <w:highlight w:val="white"/>
        </w:rPr>
      </w:pPr>
      <w:r w:rsidDel="00000000" w:rsidR="00000000" w:rsidRPr="00000000">
        <w:rPr>
          <w:b w:val="1"/>
          <w:bCs w:val="1"/>
          <w:color w:val="222222"/>
          <w:highlight w:val="white"/>
          <w:rtl w:val="0"/>
        </w:rPr>
        <w:t xml:space="preserve">(127) VanDevanter, N., Shinn, M., Niang, K. T., Bleakley, A., Perl, S., &amp; Cohen, N. (2003). The role of social and behavioral science in public health practice: a study of the New York City Department of Health. Journal of Urban Health, 80(4), 625-634.</w:t>
      </w:r>
      <w:r w:rsidDel="00000000" w:rsidR="00000000" w:rsidRPr="00000000">
        <w:rPr>
          <w:color w:val="222222"/>
          <w:highlight w:val="white"/>
          <w:rtl w:val="0"/>
        </w:rPr>
        <w:br w:type="textWrapping"/>
      </w:r>
      <w:hyperlink r:id="rId99">
        <w:r w:rsidDel="00000000" w:rsidR="00000000" w:rsidRPr="00000000">
          <w:rPr>
            <w:color w:val="1155cc"/>
            <w:highlight w:val="white"/>
            <w:u w:val="single"/>
            <w:rtl w:val="0"/>
          </w:rPr>
          <w:t xml:space="preserve">https://www.researchgate.net/publication/8930078_The_Role_of_Social_and_Behavioral_Science_in_Public_Health_Practice_A_Study_of_the_New_York_City_Department_of_Health</w:t>
        </w:r>
      </w:hyperlink>
      <w:r w:rsidDel="00000000" w:rsidR="00000000" w:rsidRPr="00000000">
        <w:rPr>
          <w:rtl w:val="0"/>
        </w:rPr>
      </w:r>
    </w:p>
    <w:p w:rsidR="00000000" w:rsidDel="00000000" w:rsidP="00000000" w:rsidRDefault="00000000" w:rsidRPr="00000000" w14:paraId="0000006E">
      <w:pPr>
        <w:numPr>
          <w:ilvl w:val="0"/>
          <w:numId w:val="8"/>
        </w:numPr>
        <w:ind w:left="720" w:hanging="360"/>
      </w:pPr>
      <w:r w:rsidDel="00000000" w:rsidR="00000000" w:rsidRPr="00000000">
        <w:rPr>
          <w:rtl w:val="0"/>
        </w:rPr>
        <w:t xml:space="preserve">(129) </w:t>
      </w:r>
      <w:r w:rsidDel="00000000" w:rsidR="00000000" w:rsidRPr="00000000">
        <w:rPr>
          <w:color w:val="222222"/>
          <w:sz w:val="20"/>
          <w:szCs w:val="20"/>
          <w:highlight w:val="white"/>
          <w:rtl w:val="0"/>
        </w:rPr>
        <w:t xml:space="preserve">DeLeon, P. H., Paige, R. U., Smedley, B. D., &amp; Sammons, M. T. (2004). Health psychology: A public policy perspective.</w:t>
      </w:r>
      <w:r w:rsidDel="00000000" w:rsidR="00000000" w:rsidRPr="00000000">
        <w:rPr>
          <w:color w:val="222222"/>
          <w:highlight w:val="white"/>
          <w:rtl w:val="0"/>
        </w:rPr>
        <w:br w:type="textWrapping"/>
      </w:r>
      <w:hyperlink r:id="rId100">
        <w:r w:rsidDel="00000000" w:rsidR="00000000" w:rsidRPr="00000000">
          <w:rPr>
            <w:color w:val="1155cc"/>
            <w:highlight w:val="white"/>
            <w:u w:val="single"/>
            <w:rtl w:val="0"/>
          </w:rPr>
          <w:t xml:space="preserve">https://psycnet.apa.org/record/2004-14873-012</w:t>
        </w:r>
      </w:hyperlink>
      <w:r w:rsidDel="00000000" w:rsidR="00000000" w:rsidRPr="00000000">
        <w:rPr>
          <w:rtl w:val="0"/>
        </w:rPr>
      </w:r>
    </w:p>
    <w:p w:rsidR="00000000" w:rsidDel="00000000" w:rsidP="00000000" w:rsidRDefault="00000000" w:rsidRPr="00000000" w14:paraId="0000006F">
      <w:pPr>
        <w:numPr>
          <w:ilvl w:val="0"/>
          <w:numId w:val="8"/>
        </w:numPr>
        <w:ind w:left="720" w:hanging="360"/>
        <w:rPr>
          <w:color w:val="222222"/>
          <w:highlight w:val="white"/>
        </w:rPr>
      </w:pPr>
      <w:r w:rsidDel="00000000" w:rsidR="00000000" w:rsidRPr="00000000">
        <w:rPr>
          <w:color w:val="222222"/>
          <w:sz w:val="20"/>
          <w:szCs w:val="20"/>
          <w:highlight w:val="white"/>
          <w:rtl w:val="0"/>
        </w:rPr>
        <w:t xml:space="preserve">(130) Crowley, M., Supplee, L., Scott, T., &amp; Brooks-Gunn, J. (2019). The role of psychology in evidence-based policymaking: Mapping opportunities for strategic investment in poverty reduction. </w:t>
      </w:r>
      <w:r w:rsidDel="00000000" w:rsidR="00000000" w:rsidRPr="00000000">
        <w:rPr>
          <w:i w:val="1"/>
          <w:iCs w:val="1"/>
          <w:color w:val="222222"/>
          <w:sz w:val="20"/>
          <w:szCs w:val="20"/>
          <w:highlight w:val="white"/>
          <w:rtl w:val="0"/>
        </w:rPr>
        <w:t xml:space="preserve">American Psychologist</w:t>
      </w:r>
      <w:r w:rsidDel="00000000" w:rsidR="00000000" w:rsidRPr="00000000">
        <w:rPr>
          <w:color w:val="222222"/>
          <w:sz w:val="20"/>
          <w:szCs w:val="20"/>
          <w:highlight w:val="white"/>
          <w:rtl w:val="0"/>
        </w:rPr>
        <w:t xml:space="preserve">, </w:t>
      </w:r>
      <w:r w:rsidDel="00000000" w:rsidR="00000000" w:rsidRPr="00000000">
        <w:rPr>
          <w:i w:val="1"/>
          <w:iCs w:val="1"/>
          <w:color w:val="222222"/>
          <w:sz w:val="20"/>
          <w:szCs w:val="20"/>
          <w:highlight w:val="white"/>
          <w:rtl w:val="0"/>
        </w:rPr>
        <w:t xml:space="preserve">74</w:t>
      </w:r>
      <w:r w:rsidDel="00000000" w:rsidR="00000000" w:rsidRPr="00000000">
        <w:rPr>
          <w:color w:val="222222"/>
          <w:sz w:val="20"/>
          <w:szCs w:val="20"/>
          <w:highlight w:val="white"/>
          <w:rtl w:val="0"/>
        </w:rPr>
        <w:t xml:space="preserve">(6), 685.</w:t>
      </w:r>
      <w:r w:rsidDel="00000000" w:rsidR="00000000" w:rsidRPr="00000000">
        <w:rPr>
          <w:color w:val="222222"/>
          <w:highlight w:val="white"/>
          <w:rtl w:val="0"/>
        </w:rPr>
        <w:br w:type="textWrapping"/>
      </w:r>
      <w:hyperlink r:id="rId101">
        <w:r w:rsidDel="00000000" w:rsidR="00000000" w:rsidRPr="00000000">
          <w:rPr>
            <w:color w:val="1155cc"/>
            <w:highlight w:val="white"/>
            <w:u w:val="single"/>
            <w:rtl w:val="0"/>
          </w:rPr>
          <w:t xml:space="preserve">https://www.researchgate.net/publication/335998098_The_role_of_psychology_in_evidence-based_policymaking_Mapping_opportunities_for_strategic_investment_in_poverty_reduction</w:t>
        </w:r>
      </w:hyperlink>
      <w:r w:rsidDel="00000000" w:rsidR="00000000" w:rsidRPr="00000000">
        <w:rPr>
          <w:rtl w:val="0"/>
        </w:rPr>
      </w:r>
    </w:p>
    <w:p w:rsidR="00000000" w:rsidDel="00000000" w:rsidP="00000000" w:rsidRDefault="00000000" w:rsidRPr="00000000" w14:paraId="00000070">
      <w:pPr>
        <w:numPr>
          <w:ilvl w:val="0"/>
          <w:numId w:val="8"/>
        </w:numPr>
        <w:ind w:left="720" w:hanging="360"/>
      </w:pPr>
      <w:r w:rsidDel="00000000" w:rsidR="00000000" w:rsidRPr="00000000">
        <w:rPr>
          <w:rtl w:val="0"/>
        </w:rPr>
        <w:t xml:space="preserve">(131) </w:t>
      </w:r>
      <w:r w:rsidDel="00000000" w:rsidR="00000000" w:rsidRPr="00000000">
        <w:rPr>
          <w:b w:val="1"/>
          <w:bCs w:val="1"/>
          <w:color w:val="222222"/>
          <w:highlight w:val="white"/>
          <w:rtl w:val="0"/>
        </w:rPr>
        <w:t xml:space="preserve">Incorporating Psychological Science Into Policy Making: The Case of Misinformation. </w:t>
      </w:r>
      <w:hyperlink r:id="rId102">
        <w:r w:rsidDel="00000000" w:rsidR="00000000" w:rsidRPr="00000000">
          <w:rPr>
            <w:b w:val="1"/>
            <w:bCs w:val="1"/>
            <w:color w:val="1155cc"/>
            <w:highlight w:val="white"/>
            <w:u w:val="single"/>
            <w:rtl w:val="0"/>
          </w:rPr>
          <w:t xml:space="preserve">https://pmc.ncbi.nlm.nih.gov/articles/PMC7615323/</w:t>
        </w:r>
      </w:hyperlink>
      <w:r w:rsidDel="00000000" w:rsidR="00000000" w:rsidRPr="00000000">
        <w:rPr>
          <w:rtl w:val="0"/>
        </w:rPr>
      </w:r>
    </w:p>
    <w:p w:rsidR="00000000" w:rsidDel="00000000" w:rsidP="00000000" w:rsidRDefault="00000000" w:rsidRPr="00000000" w14:paraId="00000071">
      <w:pPr>
        <w:numPr>
          <w:ilvl w:val="0"/>
          <w:numId w:val="8"/>
        </w:numPr>
        <w:ind w:left="720" w:hanging="360"/>
      </w:pPr>
      <w:r w:rsidDel="00000000" w:rsidR="00000000" w:rsidRPr="00000000">
        <w:rPr>
          <w:rtl w:val="0"/>
        </w:rPr>
        <w:t xml:space="preserve">(148) Fiske, S. T. (2023). Why Public Policy and Administration Need Psychology. In Frontier Research in Behavioral Public Administration (pp. 3-10). Singapore: Springer Nature Singapore.  </w:t>
      </w:r>
      <w:hyperlink r:id="rId103">
        <w:r w:rsidDel="00000000" w:rsidR="00000000" w:rsidRPr="00000000">
          <w:rPr>
            <w:color w:val="1155cc"/>
            <w:u w:val="single"/>
            <w:rtl w:val="0"/>
          </w:rPr>
          <w:t xml:space="preserve">https://link.springer.com/chapter/10.1007/978-981-16-9917-7_2</w:t>
        </w:r>
      </w:hyperlink>
      <w:r w:rsidDel="00000000" w:rsidR="00000000" w:rsidRPr="00000000">
        <w:rPr>
          <w:rtl w:val="0"/>
        </w:rPr>
        <w:t xml:space="preserve"> </w:t>
      </w:r>
    </w:p>
    <w:p w:rsidR="00000000" w:rsidDel="00000000" w:rsidP="00000000" w:rsidRDefault="00000000" w:rsidRPr="00000000" w14:paraId="00000072">
      <w:pPr>
        <w:numPr>
          <w:ilvl w:val="0"/>
          <w:numId w:val="8"/>
        </w:numPr>
        <w:ind w:left="720" w:hanging="360"/>
        <w:rPr>
          <w:color w:val="222222"/>
          <w:highlight w:val="white"/>
        </w:rPr>
      </w:pPr>
      <w:r w:rsidDel="00000000" w:rsidR="00000000" w:rsidRPr="00000000">
        <w:rPr>
          <w:highlight w:val="magenta"/>
          <w:rtl w:val="0"/>
        </w:rPr>
        <w:t xml:space="preserve">[X] </w:t>
      </w:r>
      <w:r w:rsidDel="00000000" w:rsidR="00000000" w:rsidRPr="00000000">
        <w:rPr>
          <w:rtl w:val="0"/>
        </w:rPr>
        <w:t xml:space="preserve">Varazzani, C., &amp; Hubble, C. (2025). 30. Behavioural public policy. Elgar Encyclopedia of Behavioural and Experimental Economics, 96.  https://books.google.fr/books?hl=en&amp;lr=&amp;id=aqRHEQAAQBAJ&amp;oi=fnd&amp;pg=PA96&amp;ots=sI6gqD8DpJ&amp;sig=1p_nslma7K2AbBNzyzPgyD0DEBU#v=onepage&amp;q&amp;f=false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bookmarkStart w:colFirst="0" w:colLast="0" w:name="_hedaesqoj6k3" w:id="3"/>
      <w:bookmarkEnd w:id="3"/>
      <w:r w:rsidDel="00000000" w:rsidR="00000000" w:rsidRPr="00000000">
        <w:rPr>
          <w:rtl w:val="0"/>
        </w:rPr>
        <w:t xml:space="preserve">POLICY SCIENCE (RELEVANT)</w:t>
      </w:r>
    </w:p>
    <w:p w:rsidR="00000000" w:rsidDel="00000000" w:rsidP="00000000" w:rsidRDefault="00000000" w:rsidRPr="00000000" w14:paraId="00000075">
      <w:pPr>
        <w:numPr>
          <w:ilvl w:val="0"/>
          <w:numId w:val="4"/>
        </w:numPr>
        <w:ind w:left="720" w:hanging="360"/>
      </w:pPr>
      <w:r w:rsidDel="00000000" w:rsidR="00000000" w:rsidRPr="00000000">
        <w:rPr>
          <w:rtl w:val="0"/>
        </w:rPr>
        <w:t xml:space="preserve">Lindblom, C. (2018). The science of “muddling through”. In Classic readings in urban planning (pp. 31-40). Routledge. </w:t>
      </w:r>
      <w:hyperlink r:id="rId104">
        <w:r w:rsidDel="00000000" w:rsidR="00000000" w:rsidRPr="00000000">
          <w:rPr>
            <w:color w:val="1155cc"/>
            <w:u w:val="single"/>
            <w:rtl w:val="0"/>
          </w:rPr>
          <w:t xml:space="preserve">http://sjbae.pbworks.com/w/file/fetch/58197787/lindblom_1959.pdf</w:t>
        </w:r>
      </w:hyperlink>
      <w:r w:rsidDel="00000000" w:rsidR="00000000" w:rsidRPr="00000000">
        <w:rPr>
          <w:rtl w:val="0"/>
        </w:rPr>
      </w:r>
    </w:p>
    <w:p w:rsidR="00000000" w:rsidDel="00000000" w:rsidP="00000000" w:rsidRDefault="00000000" w:rsidRPr="00000000" w14:paraId="00000076">
      <w:pPr>
        <w:numPr>
          <w:ilvl w:val="0"/>
          <w:numId w:val="4"/>
        </w:numPr>
        <w:ind w:left="720" w:hanging="360"/>
      </w:pPr>
      <w:r w:rsidDel="00000000" w:rsidR="00000000" w:rsidRPr="00000000">
        <w:rPr>
          <w:rtl w:val="0"/>
        </w:rPr>
      </w:r>
    </w:p>
    <w:p w:rsidR="00000000" w:rsidDel="00000000" w:rsidP="00000000" w:rsidRDefault="00000000" w:rsidRPr="00000000" w14:paraId="00000077">
      <w:pPr>
        <w:pStyle w:val="Heading2"/>
        <w:rPr/>
      </w:pPr>
      <w:bookmarkStart w:colFirst="0" w:colLast="0" w:name="_63tfo6ij93n3" w:id="4"/>
      <w:bookmarkEnd w:id="4"/>
      <w:r w:rsidDel="00000000" w:rsidR="00000000" w:rsidRPr="00000000">
        <w:rPr>
          <w:rtl w:val="0"/>
        </w:rPr>
        <w:t xml:space="preserve">HISTOIRE NUGDES : </w:t>
      </w:r>
    </w:p>
    <w:p w:rsidR="00000000" w:rsidDel="00000000" w:rsidP="00000000" w:rsidRDefault="00000000" w:rsidRPr="00000000" w14:paraId="00000078">
      <w:pPr>
        <w:numPr>
          <w:ilvl w:val="0"/>
          <w:numId w:val="17"/>
        </w:numPr>
        <w:ind w:left="720" w:hanging="360"/>
        <w:rPr>
          <w:sz w:val="24"/>
          <w:szCs w:val="24"/>
        </w:rPr>
      </w:pPr>
      <w:r w:rsidDel="00000000" w:rsidR="00000000" w:rsidRPr="00000000">
        <w:rPr>
          <w:color w:val="222222"/>
          <w:highlight w:val="white"/>
          <w:rtl w:val="0"/>
        </w:rPr>
        <w:t xml:space="preserve">(2) Galizzi, M. M. (2014). What is really behavioral in behavioral health policy? And does it work?. </w:t>
      </w:r>
      <w:r w:rsidDel="00000000" w:rsidR="00000000" w:rsidRPr="00000000">
        <w:rPr>
          <w:i w:val="1"/>
          <w:iCs w:val="1"/>
          <w:color w:val="222222"/>
          <w:highlight w:val="white"/>
          <w:rtl w:val="0"/>
        </w:rPr>
        <w:t xml:space="preserve">Applied Economic Perspectives and Policy</w:t>
      </w:r>
      <w:r w:rsidDel="00000000" w:rsidR="00000000" w:rsidRPr="00000000">
        <w:rPr>
          <w:color w:val="222222"/>
          <w:highlight w:val="white"/>
          <w:rtl w:val="0"/>
        </w:rPr>
        <w:t xml:space="preserve">, </w:t>
      </w:r>
      <w:r w:rsidDel="00000000" w:rsidR="00000000" w:rsidRPr="00000000">
        <w:rPr>
          <w:i w:val="1"/>
          <w:iCs w:val="1"/>
          <w:color w:val="222222"/>
          <w:highlight w:val="white"/>
          <w:rtl w:val="0"/>
        </w:rPr>
        <w:t xml:space="preserve">36</w:t>
      </w:r>
      <w:r w:rsidDel="00000000" w:rsidR="00000000" w:rsidRPr="00000000">
        <w:rPr>
          <w:color w:val="222222"/>
          <w:highlight w:val="white"/>
          <w:rtl w:val="0"/>
        </w:rPr>
        <w:t xml:space="preserve">(1), 25-60.</w:t>
        <w:br w:type="textWrapping"/>
      </w:r>
      <w:hyperlink r:id="rId105">
        <w:r w:rsidDel="00000000" w:rsidR="00000000" w:rsidRPr="00000000">
          <w:rPr>
            <w:color w:val="1155cc"/>
            <w:highlight w:val="white"/>
            <w:u w:val="single"/>
            <w:rtl w:val="0"/>
          </w:rPr>
          <w:t xml:space="preserve">https://eprints.lse.ac.uk/55969/1/__lse.ac.uk_storage_LIBRARY_Secondary_libfile_shared_repository_Content_Galizzi%2C%20M_What%20really%20behavioral_Galizzi_What%20really%20behavioral_2015.pdf</w:t>
        </w:r>
      </w:hyperlink>
      <w:r w:rsidDel="00000000" w:rsidR="00000000" w:rsidRPr="00000000">
        <w:rPr>
          <w:color w:val="222222"/>
          <w:highlight w:val="white"/>
          <w:rtl w:val="0"/>
        </w:rPr>
        <w:t xml:space="preserve"> </w:t>
      </w:r>
    </w:p>
    <w:p w:rsidR="00000000" w:rsidDel="00000000" w:rsidP="00000000" w:rsidRDefault="00000000" w:rsidRPr="00000000" w14:paraId="00000079">
      <w:pPr>
        <w:numPr>
          <w:ilvl w:val="0"/>
          <w:numId w:val="17"/>
        </w:numPr>
        <w:ind w:left="720" w:hanging="360"/>
        <w:rPr>
          <w:color w:val="222222"/>
          <w:highlight w:val="white"/>
        </w:rPr>
      </w:pPr>
      <w:r w:rsidDel="00000000" w:rsidR="00000000" w:rsidRPr="00000000">
        <w:rPr>
          <w:color w:val="222222"/>
          <w:highlight w:val="white"/>
          <w:rtl w:val="0"/>
        </w:rPr>
        <w:t xml:space="preserve">(3) Holger Straßheim, “The Rise and Spread of Behavioral Public Policy: An Opportunity for Critical Research and Self-Reflection”, International Review of Public Policy, 2:1 | 2020, 115-128. https://journals.openedition.org/irpp/897</w:t>
      </w:r>
    </w:p>
    <w:p w:rsidR="00000000" w:rsidDel="00000000" w:rsidP="00000000" w:rsidRDefault="00000000" w:rsidRPr="00000000" w14:paraId="0000007A">
      <w:pPr>
        <w:numPr>
          <w:ilvl w:val="0"/>
          <w:numId w:val="17"/>
        </w:numPr>
        <w:ind w:left="720" w:hanging="360"/>
        <w:rPr>
          <w:color w:val="222222"/>
          <w:highlight w:val="white"/>
        </w:rPr>
      </w:pPr>
      <w:r w:rsidDel="00000000" w:rsidR="00000000" w:rsidRPr="00000000">
        <w:rPr>
          <w:color w:val="222222"/>
          <w:highlight w:val="white"/>
          <w:rtl w:val="0"/>
        </w:rPr>
        <w:t xml:space="preserve">(8) How ‘nudge’ happened: the political economy of nudging in the UK Stuart Mills and RichardWhittle https://academic.oup.com/cje/article/49/1/1/7841518?login=false </w:t>
      </w:r>
    </w:p>
    <w:p w:rsidR="00000000" w:rsidDel="00000000" w:rsidP="00000000" w:rsidRDefault="00000000" w:rsidRPr="00000000" w14:paraId="0000007B">
      <w:pPr>
        <w:numPr>
          <w:ilvl w:val="0"/>
          <w:numId w:val="17"/>
        </w:numPr>
        <w:ind w:left="720" w:hanging="360"/>
        <w:rPr>
          <w:color w:val="222222"/>
          <w:highlight w:val="white"/>
        </w:rPr>
      </w:pPr>
      <w:r w:rsidDel="00000000" w:rsidR="00000000" w:rsidRPr="00000000">
        <w:rPr>
          <w:color w:val="222222"/>
          <w:highlight w:val="white"/>
          <w:rtl w:val="0"/>
        </w:rPr>
        <w:t xml:space="preserve">(29) Neuhaus, T., &amp; Curley, L. (2022). The emergence of global behavioral public policy–developments of and within the nudge unit. World Complexity Science Academy Journal, 3(2). </w:t>
      </w:r>
      <w:hyperlink r:id="rId106">
        <w:r w:rsidDel="00000000" w:rsidR="00000000" w:rsidRPr="00000000">
          <w:rPr>
            <w:color w:val="1155cc"/>
            <w:highlight w:val="white"/>
            <w:u w:val="single"/>
            <w:rtl w:val="0"/>
          </w:rPr>
          <w:t xml:space="preserve">https://oro.open.ac.uk/85566/1/WCSAJ_Neuhaus_Curley%20%281%29.pdf</w:t>
        </w:r>
      </w:hyperlink>
      <w:r w:rsidDel="00000000" w:rsidR="00000000" w:rsidRPr="00000000">
        <w:rPr>
          <w:color w:val="222222"/>
          <w:highlight w:val="white"/>
          <w:rtl w:val="0"/>
        </w:rPr>
        <w:t xml:space="preserve"> </w:t>
      </w:r>
    </w:p>
    <w:p w:rsidR="00000000" w:rsidDel="00000000" w:rsidP="00000000" w:rsidRDefault="00000000" w:rsidRPr="00000000" w14:paraId="0000007C">
      <w:pPr>
        <w:numPr>
          <w:ilvl w:val="0"/>
          <w:numId w:val="17"/>
        </w:numPr>
        <w:ind w:left="720" w:hanging="360"/>
        <w:rPr>
          <w:color w:val="222222"/>
          <w:highlight w:val="white"/>
        </w:rPr>
      </w:pPr>
      <w:r w:rsidDel="00000000" w:rsidR="00000000" w:rsidRPr="00000000">
        <w:rPr>
          <w:color w:val="222222"/>
          <w:highlight w:val="white"/>
          <w:rtl w:val="0"/>
        </w:rPr>
        <w:t xml:space="preserve">(36) </w:t>
      </w:r>
      <w:r w:rsidDel="00000000" w:rsidR="00000000" w:rsidRPr="00000000">
        <w:rPr>
          <w:rtl w:val="0"/>
        </w:rPr>
        <w:t xml:space="preserve">Baron, J. (2018). A brief history of evidence-based policy. The ANNALS of the American Academy of Political and Social Science, 678(1), 40-50.  </w:t>
      </w:r>
      <w:hyperlink r:id="rId107">
        <w:r w:rsidDel="00000000" w:rsidR="00000000" w:rsidRPr="00000000">
          <w:rPr>
            <w:color w:val="1155cc"/>
            <w:u w:val="single"/>
            <w:rtl w:val="0"/>
          </w:rPr>
          <w:t xml:space="preserve">https://journals.sagepub.com/doi/abs/10.1177/0002716218763128</w:t>
        </w:r>
      </w:hyperlink>
      <w:r w:rsidDel="00000000" w:rsidR="00000000" w:rsidRPr="00000000">
        <w:rPr>
          <w:rtl w:val="0"/>
        </w:rPr>
        <w:t xml:space="preserve"> </w:t>
      </w:r>
    </w:p>
    <w:p w:rsidR="00000000" w:rsidDel="00000000" w:rsidP="00000000" w:rsidRDefault="00000000" w:rsidRPr="00000000" w14:paraId="0000007D">
      <w:pPr>
        <w:numPr>
          <w:ilvl w:val="0"/>
          <w:numId w:val="17"/>
        </w:numPr>
        <w:ind w:left="720" w:hanging="360"/>
      </w:pPr>
      <w:r w:rsidDel="00000000" w:rsidR="00000000" w:rsidRPr="00000000">
        <w:rPr>
          <w:rtl w:val="0"/>
        </w:rPr>
        <w:t xml:space="preserve">(88) </w:t>
      </w:r>
      <w:r w:rsidDel="00000000" w:rsidR="00000000" w:rsidRPr="00000000">
        <w:rPr>
          <w:b w:val="1"/>
          <w:bCs w:val="1"/>
          <w:color w:val="222222"/>
          <w:highlight w:val="white"/>
          <w:rtl w:val="0"/>
        </w:rPr>
        <w:t xml:space="preserve">Cleghorn, R. A., Cleghorn, J. M., &amp; Lowy, F. H. (1971). Contributions of Behavioral Sciences to Health Care: An Historical Perspective. The Milbank Memorial Fund Quarterly, 49(2), 158-174. https://www.jstor.org/stable/3349382</w:t>
      </w:r>
      <w:r w:rsidDel="00000000" w:rsidR="00000000" w:rsidRPr="00000000">
        <w:rPr>
          <w:rtl w:val="0"/>
        </w:rPr>
      </w:r>
    </w:p>
    <w:p w:rsidR="00000000" w:rsidDel="00000000" w:rsidP="00000000" w:rsidRDefault="00000000" w:rsidRPr="00000000" w14:paraId="0000007E">
      <w:pPr>
        <w:numPr>
          <w:ilvl w:val="0"/>
          <w:numId w:val="17"/>
        </w:numPr>
        <w:ind w:left="720" w:hanging="360"/>
        <w:rPr>
          <w:color w:val="222222"/>
          <w:highlight w:val="white"/>
        </w:rPr>
      </w:pPr>
      <w:r w:rsidDel="00000000" w:rsidR="00000000" w:rsidRPr="00000000">
        <w:rPr>
          <w:b w:val="1"/>
          <w:bCs w:val="1"/>
          <w:color w:val="222222"/>
          <w:highlight w:val="white"/>
          <w:rtl w:val="0"/>
        </w:rPr>
        <w:t xml:space="preserve">(90) Schimmelpfennig, R., &amp; Muthukrishna, M. (2023). Cultural evolutionary behavioural science in public policy. Behavioural Public Policy, 1-31.</w:t>
      </w:r>
      <w:r w:rsidDel="00000000" w:rsidR="00000000" w:rsidRPr="00000000">
        <w:rPr>
          <w:color w:val="222222"/>
          <w:highlight w:val="white"/>
          <w:rtl w:val="0"/>
        </w:rPr>
        <w:br w:type="textWrapping"/>
      </w:r>
      <w:hyperlink r:id="rId108">
        <w:r w:rsidDel="00000000" w:rsidR="00000000" w:rsidRPr="00000000">
          <w:rPr>
            <w:color w:val="1155cc"/>
            <w:highlight w:val="white"/>
            <w:u w:val="single"/>
            <w:rtl w:val="0"/>
          </w:rPr>
          <w:t xml:space="preserve">https://www.researchgate.net/figure/The-evolution-of-behavioural-science-in-public-policy_fig1_367398964</w:t>
        </w:r>
      </w:hyperlink>
      <w:r w:rsidDel="00000000" w:rsidR="00000000" w:rsidRPr="00000000">
        <w:rPr>
          <w:rtl w:val="0"/>
        </w:rPr>
      </w:r>
    </w:p>
    <w:p w:rsidR="00000000" w:rsidDel="00000000" w:rsidP="00000000" w:rsidRDefault="00000000" w:rsidRPr="00000000" w14:paraId="0000007F">
      <w:pPr>
        <w:numPr>
          <w:ilvl w:val="0"/>
          <w:numId w:val="17"/>
        </w:numPr>
        <w:ind w:left="720" w:hanging="360"/>
      </w:pPr>
      <w:r w:rsidDel="00000000" w:rsidR="00000000" w:rsidRPr="00000000">
        <w:rPr>
          <w:rtl w:val="0"/>
        </w:rPr>
        <w:t xml:space="preserve">(100) </w:t>
      </w:r>
      <w:r w:rsidDel="00000000" w:rsidR="00000000" w:rsidRPr="00000000">
        <w:rPr>
          <w:b w:val="1"/>
          <w:bCs w:val="1"/>
          <w:color w:val="222222"/>
          <w:highlight w:val="white"/>
          <w:rtl w:val="0"/>
        </w:rPr>
        <w:t xml:space="preserve">Fabbri, M., &amp; Faure, M. (2018). Toward a “constitution” for behavioral policy-making. International Review of Economics, 65(3), 241-270.</w:t>
      </w:r>
      <w:r w:rsidDel="00000000" w:rsidR="00000000" w:rsidRPr="00000000">
        <w:rPr>
          <w:color w:val="222222"/>
          <w:highlight w:val="white"/>
          <w:rtl w:val="0"/>
        </w:rPr>
        <w:t xml:space="preserve"> (2018). The behavioural insights team: Ethical, professional and historical considerations. </w:t>
      </w:r>
      <w:r w:rsidDel="00000000" w:rsidR="00000000" w:rsidRPr="00000000">
        <w:rPr>
          <w:i w:val="1"/>
          <w:iCs w:val="1"/>
          <w:color w:val="222222"/>
          <w:highlight w:val="white"/>
          <w:rtl w:val="0"/>
        </w:rPr>
        <w:t xml:space="preserve">Behavioural Public Policy, 2</w:t>
      </w:r>
      <w:r w:rsidDel="00000000" w:rsidR="00000000" w:rsidRPr="00000000">
        <w:rPr>
          <w:color w:val="222222"/>
          <w:highlight w:val="white"/>
          <w:rtl w:val="0"/>
        </w:rPr>
        <w:t xml:space="preserve">(2), 1–19.</w:t>
        <w:br w:type="textWrapping"/>
      </w:r>
      <w:hyperlink r:id="rId109">
        <w:r w:rsidDel="00000000" w:rsidR="00000000" w:rsidRPr="00000000">
          <w:rPr>
            <w:color w:val="1155cc"/>
            <w:highlight w:val="white"/>
            <w:u w:val="single"/>
            <w:rtl w:val="0"/>
          </w:rPr>
          <w:t xml:space="preserve">https://www.cambridge.org/core/journals/behavioural-public-policy/article/behavioural-insights-team-ethical-professional-and-historical-considerations/CA51C214DBBCDEAD6DAE3C34301E99F6</w:t>
        </w:r>
      </w:hyperlink>
      <w:r w:rsidDel="00000000" w:rsidR="00000000" w:rsidRPr="00000000">
        <w:rPr>
          <w:rtl w:val="0"/>
        </w:rPr>
      </w:r>
    </w:p>
    <w:p w:rsidR="00000000" w:rsidDel="00000000" w:rsidP="00000000" w:rsidRDefault="00000000" w:rsidRPr="00000000" w14:paraId="00000080">
      <w:pPr>
        <w:numPr>
          <w:ilvl w:val="0"/>
          <w:numId w:val="17"/>
        </w:numPr>
        <w:ind w:left="720" w:hanging="360"/>
      </w:pPr>
      <w:r w:rsidDel="00000000" w:rsidR="00000000" w:rsidRPr="00000000">
        <w:rPr>
          <w:rtl w:val="0"/>
        </w:rPr>
        <w:t xml:space="preserve">(101) </w:t>
      </w:r>
      <w:r w:rsidDel="00000000" w:rsidR="00000000" w:rsidRPr="00000000">
        <w:rPr>
          <w:b w:val="1"/>
          <w:bCs w:val="1"/>
          <w:color w:val="222222"/>
          <w:highlight w:val="white"/>
          <w:rtl w:val="0"/>
        </w:rPr>
        <w:t xml:space="preserve">? </w:t>
      </w:r>
      <w:r w:rsidDel="00000000" w:rsidR="00000000" w:rsidRPr="00000000">
        <w:rPr>
          <w:color w:val="222222"/>
          <w:highlight w:val="white"/>
          <w:rtl w:val="0"/>
        </w:rPr>
        <w:t xml:space="preserve">(2010). </w:t>
      </w:r>
      <w:r w:rsidDel="00000000" w:rsidR="00000000" w:rsidRPr="00000000">
        <w:rPr>
          <w:i w:val="1"/>
          <w:iCs w:val="1"/>
          <w:color w:val="222222"/>
          <w:highlight w:val="white"/>
          <w:rtl w:val="0"/>
        </w:rPr>
        <w:t xml:space="preserve">From pigeons to policies: A very short history of behavioural science</w:t>
      </w:r>
      <w:r w:rsidDel="00000000" w:rsidR="00000000" w:rsidRPr="00000000">
        <w:rPr>
          <w:color w:val="222222"/>
          <w:highlight w:val="white"/>
          <w:rtl w:val="0"/>
        </w:rPr>
        <w:t xml:space="preserve">. Scribd.</w:t>
        <w:br w:type="textWrapping"/>
      </w:r>
      <w:hyperlink r:id="rId110">
        <w:r w:rsidDel="00000000" w:rsidR="00000000" w:rsidRPr="00000000">
          <w:rPr>
            <w:color w:val="1155cc"/>
            <w:highlight w:val="white"/>
            <w:u w:val="single"/>
            <w:rtl w:val="0"/>
          </w:rPr>
          <w:t xml:space="preserve">https://fr.scribd.com/document/899275656/From-Pigeons-to-Policies-a-Very-Short-History-of-Behavioural-Science</w:t>
        </w:r>
      </w:hyperlink>
      <w:r w:rsidDel="00000000" w:rsidR="00000000" w:rsidRPr="00000000">
        <w:rPr>
          <w:rtl w:val="0"/>
        </w:rPr>
      </w:r>
    </w:p>
    <w:p w:rsidR="00000000" w:rsidDel="00000000" w:rsidP="00000000" w:rsidRDefault="00000000" w:rsidRPr="00000000" w14:paraId="00000081">
      <w:pPr>
        <w:numPr>
          <w:ilvl w:val="0"/>
          <w:numId w:val="17"/>
        </w:numPr>
        <w:ind w:left="720" w:hanging="360"/>
      </w:pPr>
      <w:r w:rsidDel="00000000" w:rsidR="00000000" w:rsidRPr="00000000">
        <w:rPr>
          <w:rtl w:val="0"/>
        </w:rPr>
        <w:t xml:space="preserve">(106) </w:t>
      </w:r>
      <w:r w:rsidDel="00000000" w:rsidR="00000000" w:rsidRPr="00000000">
        <w:rPr>
          <w:b w:val="1"/>
          <w:bCs w:val="1"/>
          <w:color w:val="222222"/>
          <w:highlight w:val="white"/>
          <w:rtl w:val="0"/>
        </w:rPr>
        <w:t xml:space="preserve">Svorenčík, A., &amp; Truc, A. (2022). A History of Behavioral Economics and its applications: what we know and future research directions. Committee on Future Directions for Applying Behavioral Economics to Policy. Retrieved from nap. nationalacademies. org.</w:t>
      </w:r>
      <w:r w:rsidDel="00000000" w:rsidR="00000000" w:rsidRPr="00000000">
        <w:rPr>
          <w:color w:val="222222"/>
          <w:highlight w:val="white"/>
          <w:rtl w:val="0"/>
        </w:rPr>
        <w:br w:type="textWrapping"/>
      </w:r>
      <w:hyperlink r:id="rId111">
        <w:r w:rsidDel="00000000" w:rsidR="00000000" w:rsidRPr="00000000">
          <w:rPr>
            <w:color w:val="1155cc"/>
            <w:highlight w:val="white"/>
            <w:u w:val="single"/>
            <w:rtl w:val="0"/>
          </w:rPr>
          <w:t xml:space="preserve">https://nap.nationalacademies.org/resource/26874/BE_history_20221009.pdf</w:t>
        </w:r>
      </w:hyperlink>
      <w:r w:rsidDel="00000000" w:rsidR="00000000" w:rsidRPr="00000000">
        <w:rPr>
          <w:rtl w:val="0"/>
        </w:rPr>
      </w:r>
    </w:p>
    <w:p w:rsidR="00000000" w:rsidDel="00000000" w:rsidP="00000000" w:rsidRDefault="00000000" w:rsidRPr="00000000" w14:paraId="00000082">
      <w:pPr>
        <w:numPr>
          <w:ilvl w:val="0"/>
          <w:numId w:val="17"/>
        </w:numPr>
        <w:ind w:left="720" w:hanging="360"/>
      </w:pPr>
      <w:r w:rsidDel="00000000" w:rsidR="00000000" w:rsidRPr="00000000">
        <w:rPr>
          <w:rtl w:val="0"/>
        </w:rPr>
        <w:t xml:space="preserve">(109) </w:t>
      </w:r>
      <w:r w:rsidDel="00000000" w:rsidR="00000000" w:rsidRPr="00000000">
        <w:rPr>
          <w:b w:val="1"/>
          <w:bCs w:val="1"/>
          <w:color w:val="222222"/>
          <w:highlight w:val="white"/>
          <w:rtl w:val="0"/>
        </w:rPr>
        <w:t xml:space="preserve">Miller, D. T., &amp; Laurin, K. (2025). History of social psychology: Four enduring tensions. In D. T. Gilbert, S. T. Fiske, E. J. Finkel, &amp; W. B. Mendes (Eds.), The handbook of social psychology (6th ed.). Situational Press.</w:t>
      </w:r>
      <w:r w:rsidDel="00000000" w:rsidR="00000000" w:rsidRPr="00000000">
        <w:rPr>
          <w:color w:val="222222"/>
          <w:highlight w:val="white"/>
          <w:rtl w:val="0"/>
        </w:rPr>
        <w:br w:type="textWrapping"/>
      </w:r>
      <w:hyperlink r:id="rId112">
        <w:r w:rsidDel="00000000" w:rsidR="00000000" w:rsidRPr="00000000">
          <w:rPr>
            <w:color w:val="1155cc"/>
            <w:highlight w:val="white"/>
            <w:u w:val="single"/>
            <w:rtl w:val="0"/>
          </w:rPr>
          <w:t xml:space="preserve">https://openpublishing.princeton.edu/read/history-of-social-psychology-four-enduring-tensions/section/1fccf2d6-d9f5-4b26-869a-cb82988a3333</w:t>
        </w:r>
      </w:hyperlink>
      <w:r w:rsidDel="00000000" w:rsidR="00000000" w:rsidRPr="00000000">
        <w:rPr>
          <w:rtl w:val="0"/>
        </w:rPr>
      </w:r>
    </w:p>
    <w:p w:rsidR="00000000" w:rsidDel="00000000" w:rsidP="00000000" w:rsidRDefault="00000000" w:rsidRPr="00000000" w14:paraId="00000083">
      <w:pPr>
        <w:numPr>
          <w:ilvl w:val="0"/>
          <w:numId w:val="17"/>
        </w:numPr>
        <w:ind w:left="720" w:hanging="360"/>
      </w:pPr>
      <w:r w:rsidDel="00000000" w:rsidR="00000000" w:rsidRPr="00000000">
        <w:rPr>
          <w:rtl w:val="0"/>
        </w:rPr>
        <w:t xml:space="preserve">(111) </w:t>
      </w:r>
      <w:r w:rsidDel="00000000" w:rsidR="00000000" w:rsidRPr="00000000">
        <w:rPr>
          <w:b w:val="1"/>
          <w:bCs w:val="1"/>
          <w:color w:val="222222"/>
          <w:highlight w:val="white"/>
          <w:rtl w:val="0"/>
        </w:rPr>
        <w:t xml:space="preserve">Fontaine, P. (2022). Histories of Recent Social Science. Histories, 2(3), 197-206.</w:t>
      </w:r>
      <w:r w:rsidDel="00000000" w:rsidR="00000000" w:rsidRPr="00000000">
        <w:rPr>
          <w:color w:val="222222"/>
          <w:highlight w:val="white"/>
          <w:rtl w:val="0"/>
        </w:rPr>
        <w:br w:type="textWrapping"/>
      </w:r>
      <w:hyperlink r:id="rId113">
        <w:r w:rsidDel="00000000" w:rsidR="00000000" w:rsidRPr="00000000">
          <w:rPr>
            <w:color w:val="1155cc"/>
            <w:highlight w:val="white"/>
            <w:u w:val="single"/>
            <w:rtl w:val="0"/>
          </w:rPr>
          <w:t xml:space="preserve">https://shs.hal.science/halshs-03715552v1/file/histories-02-00016.pdf</w:t>
        </w:r>
      </w:hyperlink>
      <w:r w:rsidDel="00000000" w:rsidR="00000000" w:rsidRPr="00000000">
        <w:rPr>
          <w:rtl w:val="0"/>
        </w:rPr>
      </w:r>
    </w:p>
    <w:p w:rsidR="00000000" w:rsidDel="00000000" w:rsidP="00000000" w:rsidRDefault="00000000" w:rsidRPr="00000000" w14:paraId="00000084">
      <w:pPr>
        <w:numPr>
          <w:ilvl w:val="0"/>
          <w:numId w:val="17"/>
        </w:numPr>
        <w:ind w:left="720" w:hanging="360"/>
      </w:pPr>
      <w:r w:rsidDel="00000000" w:rsidR="00000000" w:rsidRPr="00000000">
        <w:rPr>
          <w:rtl w:val="0"/>
        </w:rPr>
        <w:t xml:space="preserve">(112) </w:t>
      </w:r>
      <w:r w:rsidDel="00000000" w:rsidR="00000000" w:rsidRPr="00000000">
        <w:rPr>
          <w:b w:val="1"/>
          <w:bCs w:val="1"/>
          <w:color w:val="222222"/>
          <w:highlight w:val="white"/>
          <w:rtl w:val="0"/>
        </w:rPr>
        <w:t xml:space="preserve">Gollin, A. E. (1989). History of Applied Sociology: Some Interpretive Notes. Sociological Practice, 7(1), 8.</w:t>
      </w:r>
      <w:r w:rsidDel="00000000" w:rsidR="00000000" w:rsidRPr="00000000">
        <w:rPr>
          <w:color w:val="222222"/>
          <w:highlight w:val="white"/>
          <w:rtl w:val="0"/>
        </w:rPr>
        <w:br w:type="textWrapping"/>
      </w:r>
      <w:hyperlink r:id="rId114">
        <w:r w:rsidDel="00000000" w:rsidR="00000000" w:rsidRPr="00000000">
          <w:rPr>
            <w:color w:val="1155cc"/>
            <w:highlight w:val="white"/>
            <w:u w:val="single"/>
            <w:rtl w:val="0"/>
          </w:rPr>
          <w:t xml:space="preserve">https://digitalcommons.wayne.edu/cgi/viewcontent.cgi?article=1007&amp;context=socprac</w:t>
        </w:r>
      </w:hyperlink>
      <w:r w:rsidDel="00000000" w:rsidR="00000000" w:rsidRPr="00000000">
        <w:rPr>
          <w:rtl w:val="0"/>
        </w:rPr>
      </w:r>
    </w:p>
    <w:p w:rsidR="00000000" w:rsidDel="00000000" w:rsidP="00000000" w:rsidRDefault="00000000" w:rsidRPr="00000000" w14:paraId="00000085">
      <w:pPr>
        <w:numPr>
          <w:ilvl w:val="0"/>
          <w:numId w:val="17"/>
        </w:numPr>
        <w:ind w:left="720" w:hanging="360"/>
      </w:pPr>
      <w:r w:rsidDel="00000000" w:rsidR="00000000" w:rsidRPr="00000000">
        <w:rPr>
          <w:rtl w:val="0"/>
        </w:rPr>
        <w:t xml:space="preserve">(113) </w:t>
      </w:r>
      <w:r w:rsidDel="00000000" w:rsidR="00000000" w:rsidRPr="00000000">
        <w:rPr>
          <w:b w:val="1"/>
          <w:bCs w:val="1"/>
          <w:color w:val="222222"/>
          <w:highlight w:val="white"/>
          <w:rtl w:val="0"/>
        </w:rPr>
        <w:t xml:space="preserve">Burawoy, M.</w:t>
      </w:r>
      <w:r w:rsidDel="00000000" w:rsidR="00000000" w:rsidRPr="00000000">
        <w:rPr>
          <w:color w:val="222222"/>
          <w:highlight w:val="white"/>
          <w:rtl w:val="0"/>
        </w:rPr>
        <w:t xml:space="preserve"> (2010). </w:t>
      </w:r>
      <w:r w:rsidDel="00000000" w:rsidR="00000000" w:rsidRPr="00000000">
        <w:rPr>
          <w:i w:val="1"/>
          <w:iCs w:val="1"/>
          <w:color w:val="222222"/>
          <w:highlight w:val="white"/>
          <w:rtl w:val="0"/>
        </w:rPr>
        <w:t xml:space="preserve">The culminating crisis of neoliberal sociology</w:t>
      </w:r>
      <w:r w:rsidDel="00000000" w:rsidR="00000000" w:rsidRPr="00000000">
        <w:rPr>
          <w:color w:val="222222"/>
          <w:highlight w:val="white"/>
          <w:rtl w:val="0"/>
        </w:rPr>
        <w:t xml:space="preserve">. University of California, Berkeley.</w:t>
        <w:br w:type="textWrapping"/>
      </w:r>
      <w:hyperlink r:id="rId115">
        <w:r w:rsidDel="00000000" w:rsidR="00000000" w:rsidRPr="00000000">
          <w:rPr>
            <w:color w:val="1155cc"/>
            <w:highlight w:val="white"/>
            <w:u w:val="single"/>
            <w:rtl w:val="0"/>
          </w:rPr>
          <w:t xml:space="preserve">http://burawoy.berkeley.edu/PS/House.The%20Culminating%20Crisis.pdf</w:t>
        </w:r>
      </w:hyperlink>
      <w:r w:rsidDel="00000000" w:rsidR="00000000" w:rsidRPr="00000000">
        <w:rPr>
          <w:rtl w:val="0"/>
        </w:rPr>
      </w:r>
    </w:p>
    <w:p w:rsidR="00000000" w:rsidDel="00000000" w:rsidP="00000000" w:rsidRDefault="00000000" w:rsidRPr="00000000" w14:paraId="00000086">
      <w:pPr>
        <w:numPr>
          <w:ilvl w:val="0"/>
          <w:numId w:val="17"/>
        </w:numPr>
        <w:ind w:left="720" w:hanging="360"/>
      </w:pPr>
      <w:r w:rsidDel="00000000" w:rsidR="00000000" w:rsidRPr="00000000">
        <w:rPr>
          <w:rtl w:val="0"/>
        </w:rPr>
        <w:t xml:space="preserve">(114) Jennings, B., &amp; Callahan, D. (1983). Social science and the policy-making process. Hastings Center Report, 3-8. </w:t>
      </w:r>
      <w:hyperlink r:id="rId116">
        <w:r w:rsidDel="00000000" w:rsidR="00000000" w:rsidRPr="00000000">
          <w:rPr>
            <w:color w:val="1155cc"/>
            <w:u w:val="single"/>
            <w:rtl w:val="0"/>
          </w:rPr>
          <w:t xml:space="preserve">https://www.jstor.org/stable/3561557</w:t>
        </w:r>
      </w:hyperlink>
      <w:r w:rsidDel="00000000" w:rsidR="00000000" w:rsidRPr="00000000">
        <w:rPr>
          <w:rtl w:val="0"/>
        </w:rPr>
      </w:r>
    </w:p>
    <w:p w:rsidR="00000000" w:rsidDel="00000000" w:rsidP="00000000" w:rsidRDefault="00000000" w:rsidRPr="00000000" w14:paraId="00000087">
      <w:pPr>
        <w:numPr>
          <w:ilvl w:val="0"/>
          <w:numId w:val="17"/>
        </w:numPr>
        <w:ind w:left="720" w:hanging="360"/>
        <w:rPr>
          <w:color w:val="222222"/>
          <w:highlight w:val="white"/>
        </w:rPr>
      </w:pPr>
      <w:r w:rsidDel="00000000" w:rsidR="00000000" w:rsidRPr="00000000">
        <w:rPr>
          <w:b w:val="1"/>
          <w:bCs w:val="1"/>
          <w:color w:val="222222"/>
          <w:highlight w:val="white"/>
          <w:rtl w:val="0"/>
        </w:rPr>
        <w:t xml:space="preserve">(119) Kiesler, C. A., &amp; Morton, T. L. (1988). Psychology and public policy in the" health care revolution.". American Psychologist, 43(12), 993.</w:t>
      </w:r>
      <w:r w:rsidDel="00000000" w:rsidR="00000000" w:rsidRPr="00000000">
        <w:rPr>
          <w:color w:val="222222"/>
          <w:highlight w:val="white"/>
          <w:rtl w:val="0"/>
        </w:rPr>
        <w:br w:type="textWrapping"/>
      </w:r>
      <w:hyperlink r:id="rId117">
        <w:r w:rsidDel="00000000" w:rsidR="00000000" w:rsidRPr="00000000">
          <w:rPr>
            <w:color w:val="1155cc"/>
            <w:highlight w:val="white"/>
            <w:u w:val="single"/>
            <w:rtl w:val="0"/>
          </w:rPr>
          <w:t xml:space="preserve">https://psycnet.apa.org/record/1989-16297-001</w:t>
        </w:r>
      </w:hyperlink>
      <w:r w:rsidDel="00000000" w:rsidR="00000000" w:rsidRPr="00000000">
        <w:rPr>
          <w:rtl w:val="0"/>
        </w:rPr>
      </w:r>
    </w:p>
    <w:p w:rsidR="00000000" w:rsidDel="00000000" w:rsidP="00000000" w:rsidRDefault="00000000" w:rsidRPr="00000000" w14:paraId="00000088">
      <w:pPr>
        <w:numPr>
          <w:ilvl w:val="0"/>
          <w:numId w:val="17"/>
        </w:numPr>
        <w:ind w:left="720" w:hanging="360"/>
      </w:pPr>
      <w:r w:rsidDel="00000000" w:rsidR="00000000" w:rsidRPr="00000000">
        <w:rPr>
          <w:rtl w:val="0"/>
        </w:rPr>
        <w:t xml:space="preserve">(120) </w:t>
      </w:r>
      <w:r w:rsidDel="00000000" w:rsidR="00000000" w:rsidRPr="00000000">
        <w:rPr>
          <w:b w:val="1"/>
          <w:bCs w:val="1"/>
          <w:color w:val="222222"/>
          <w:highlight w:val="white"/>
          <w:rtl w:val="0"/>
        </w:rPr>
        <w:t xml:space="preserve">Murray, M. (2018). The pre-history of health psychology in the United Kingdom: From natural science and psychoanalysis to social science, social cognition and beyond. Journal of health psychology, 23(3), 472-491.</w:t>
      </w:r>
      <w:r w:rsidDel="00000000" w:rsidR="00000000" w:rsidRPr="00000000">
        <w:rPr>
          <w:color w:val="222222"/>
          <w:highlight w:val="white"/>
          <w:rtl w:val="0"/>
        </w:rPr>
        <w:br w:type="textWrapping"/>
      </w:r>
      <w:hyperlink r:id="rId118">
        <w:r w:rsidDel="00000000" w:rsidR="00000000" w:rsidRPr="00000000">
          <w:rPr>
            <w:color w:val="1155cc"/>
            <w:highlight w:val="white"/>
            <w:u w:val="single"/>
            <w:rtl w:val="0"/>
          </w:rPr>
          <w:t xml:space="preserve">https://journals.sagepub.com/doi/abs/10.1177/1359105317705879</w:t>
        </w:r>
      </w:hyperlink>
      <w:r w:rsidDel="00000000" w:rsidR="00000000" w:rsidRPr="00000000">
        <w:rPr>
          <w:rtl w:val="0"/>
        </w:rPr>
      </w:r>
    </w:p>
    <w:p w:rsidR="00000000" w:rsidDel="00000000" w:rsidP="00000000" w:rsidRDefault="00000000" w:rsidRPr="00000000" w14:paraId="00000089">
      <w:pPr>
        <w:numPr>
          <w:ilvl w:val="0"/>
          <w:numId w:val="17"/>
        </w:numPr>
        <w:ind w:left="720" w:hanging="360"/>
        <w:rPr>
          <w:color w:val="222222"/>
          <w:highlight w:val="white"/>
        </w:rPr>
      </w:pPr>
      <w:r w:rsidDel="00000000" w:rsidR="00000000" w:rsidRPr="00000000">
        <w:rPr>
          <w:color w:val="222222"/>
          <w:highlight w:val="white"/>
          <w:rtl w:val="0"/>
        </w:rPr>
        <w:t xml:space="preserve">Human Nature in Politics: The Dialogue of Psychology with Political Science. </w:t>
      </w:r>
      <w:hyperlink r:id="rId119">
        <w:r w:rsidDel="00000000" w:rsidR="00000000" w:rsidRPr="00000000">
          <w:rPr>
            <w:color w:val="1155cc"/>
            <w:highlight w:val="white"/>
            <w:u w:val="single"/>
            <w:rtl w:val="0"/>
          </w:rPr>
          <w:t xml:space="preserve">https://www.cambridge.org/core/journals/american-political-science-review/article/abs/human-nature-in-politics-the-dialogue-of-psychology-with-political-science/48B4BE755AE2839FEFFE268B08CB7B4A</w:t>
        </w:r>
      </w:hyperlink>
      <w:r w:rsidDel="00000000" w:rsidR="00000000" w:rsidRPr="00000000">
        <w:rPr>
          <w:color w:val="222222"/>
          <w:highlight w:val="white"/>
          <w:rtl w:val="0"/>
        </w:rPr>
        <w:t xml:space="preserve"> </w:t>
      </w:r>
    </w:p>
    <w:p w:rsidR="00000000" w:rsidDel="00000000" w:rsidP="00000000" w:rsidRDefault="00000000" w:rsidRPr="00000000" w14:paraId="0000008A">
      <w:pPr>
        <w:numPr>
          <w:ilvl w:val="0"/>
          <w:numId w:val="17"/>
        </w:numPr>
        <w:ind w:left="720" w:hanging="360"/>
        <w:rPr>
          <w:color w:val="222222"/>
          <w:highlight w:val="white"/>
        </w:rPr>
      </w:pPr>
      <w:r w:rsidDel="00000000" w:rsidR="00000000" w:rsidRPr="00000000">
        <w:rPr>
          <w:color w:val="222222"/>
          <w:highlight w:val="white"/>
          <w:rtl w:val="0"/>
        </w:rPr>
        <w:t xml:space="preserve">(125) Straßheim, H. (2020). The rise and spread of behavioral public policy: An opportunity for critical research and self-reflection. International Review of Public Policy, 2(2: 1), 115-128.  The Rise and Spread of Behavioral Public Policy: An Opportunity for Critical Research and Self-Reflectionhttps://</w:t>
      </w:r>
      <w:hyperlink r:id="rId120">
        <w:r w:rsidDel="00000000" w:rsidR="00000000" w:rsidRPr="00000000">
          <w:rPr>
            <w:color w:val="1155cc"/>
            <w:highlight w:val="white"/>
            <w:u w:val="single"/>
            <w:rtl w:val="0"/>
          </w:rPr>
          <w:t xml:space="preserve">journals.openedition.org/irpp/897</w:t>
        </w:r>
      </w:hyperlink>
      <w:r w:rsidDel="00000000" w:rsidR="00000000" w:rsidRPr="00000000">
        <w:rPr>
          <w:rtl w:val="0"/>
        </w:rPr>
      </w:r>
    </w:p>
    <w:p w:rsidR="00000000" w:rsidDel="00000000" w:rsidP="00000000" w:rsidRDefault="00000000" w:rsidRPr="00000000" w14:paraId="0000008B">
      <w:pPr>
        <w:numPr>
          <w:ilvl w:val="0"/>
          <w:numId w:val="17"/>
        </w:numPr>
        <w:ind w:left="720" w:hanging="360"/>
        <w:rPr>
          <w:color w:val="222222"/>
          <w:highlight w:val="white"/>
        </w:rPr>
      </w:pPr>
      <w:r w:rsidDel="00000000" w:rsidR="00000000" w:rsidRPr="00000000">
        <w:rPr>
          <w:color w:val="222222"/>
          <w:highlight w:val="white"/>
          <w:rtl w:val="0"/>
        </w:rPr>
        <w:t xml:space="preserve">(132) </w:t>
      </w:r>
      <w:r w:rsidDel="00000000" w:rsidR="00000000" w:rsidRPr="00000000">
        <w:rPr>
          <w:b w:val="1"/>
          <w:bCs w:val="1"/>
          <w:color w:val="222222"/>
          <w:highlight w:val="white"/>
          <w:rtl w:val="0"/>
        </w:rPr>
        <w:t xml:space="preserve">Quinn, F., Chater, A., &amp; Morrison, V. (2020). An oral history of health psychology in the UK. British journal of health psychology, 25(3), 502-518.  </w:t>
      </w:r>
      <w:hyperlink r:id="rId121">
        <w:r w:rsidDel="00000000" w:rsidR="00000000" w:rsidRPr="00000000">
          <w:rPr>
            <w:b w:val="1"/>
            <w:bCs w:val="1"/>
            <w:color w:val="1155cc"/>
            <w:highlight w:val="white"/>
            <w:u w:val="single"/>
            <w:rtl w:val="0"/>
          </w:rPr>
          <w:t xml:space="preserve">https://bpspsychub.onlinelibrary.wiley.com/doi/10.1111/bjhp.12418</w:t>
        </w:r>
      </w:hyperlink>
      <w:r w:rsidDel="00000000" w:rsidR="00000000" w:rsidRPr="00000000">
        <w:rPr>
          <w:b w:val="1"/>
          <w:bCs w:val="1"/>
          <w:color w:val="222222"/>
          <w:highlight w:val="white"/>
          <w:rtl w:val="0"/>
        </w:rPr>
        <w:t xml:space="preserve"> </w:t>
      </w:r>
    </w:p>
    <w:p w:rsidR="00000000" w:rsidDel="00000000" w:rsidP="00000000" w:rsidRDefault="00000000" w:rsidRPr="00000000" w14:paraId="0000008C">
      <w:pPr>
        <w:numPr>
          <w:ilvl w:val="0"/>
          <w:numId w:val="17"/>
        </w:numPr>
        <w:ind w:left="720" w:hanging="360"/>
        <w:rPr>
          <w:color w:val="222222"/>
          <w:highlight w:val="white"/>
        </w:rPr>
      </w:pPr>
      <w:r w:rsidDel="00000000" w:rsidR="00000000" w:rsidRPr="00000000">
        <w:rPr>
          <w:color w:val="222222"/>
          <w:highlight w:val="white"/>
          <w:rtl w:val="0"/>
        </w:rPr>
        <w:t xml:space="preserve">(133) </w:t>
      </w:r>
      <w:r w:rsidDel="00000000" w:rsidR="00000000" w:rsidRPr="00000000">
        <w:rPr>
          <w:b w:val="1"/>
          <w:bCs w:val="1"/>
          <w:color w:val="222222"/>
          <w:highlight w:val="white"/>
          <w:rtl w:val="0"/>
        </w:rPr>
        <w:t xml:space="preserve">Vickers, G. (1964). The Psychology of Policy Making and Social Change: The Thirty-Eighth Maudsley Lecture, delivered before the Royal Medico-Psychological Association, 15 November, 1963. The British Journal of Psychiatry, 110(467), 465-477. </w:t>
      </w:r>
    </w:p>
    <w:p w:rsidR="00000000" w:rsidDel="00000000" w:rsidP="00000000" w:rsidRDefault="00000000" w:rsidRPr="00000000" w14:paraId="0000008D">
      <w:pPr>
        <w:numPr>
          <w:ilvl w:val="0"/>
          <w:numId w:val="17"/>
        </w:numPr>
        <w:ind w:left="720" w:hanging="360"/>
        <w:rPr>
          <w:b w:val="1"/>
          <w:bCs w:val="1"/>
          <w:color w:val="222222"/>
          <w:highlight w:val="white"/>
        </w:rPr>
      </w:pPr>
      <w:r w:rsidDel="00000000" w:rsidR="00000000" w:rsidRPr="00000000">
        <w:rPr>
          <w:b w:val="1"/>
          <w:bCs w:val="1"/>
          <w:color w:val="222222"/>
          <w:highlight w:val="white"/>
          <w:rtl w:val="0"/>
        </w:rPr>
        <w:t xml:space="preserve">(134) Martin, B. R. (2012). The evolution of science policy and innovation studies. Research policy, 41(7), 1219-1239.  </w:t>
      </w:r>
      <w:hyperlink r:id="rId122">
        <w:r w:rsidDel="00000000" w:rsidR="00000000" w:rsidRPr="00000000">
          <w:rPr>
            <w:b w:val="1"/>
            <w:bCs w:val="1"/>
            <w:color w:val="1155cc"/>
            <w:highlight w:val="white"/>
            <w:u w:val="single"/>
            <w:rtl w:val="0"/>
          </w:rPr>
          <w:t xml:space="preserve">https://www.jbs.cam.ac.uk/wp-content/uploads/2023/05/cbrwp432.pdf</w:t>
        </w:r>
      </w:hyperlink>
      <w:r w:rsidDel="00000000" w:rsidR="00000000" w:rsidRPr="00000000">
        <w:rPr>
          <w:b w:val="1"/>
          <w:bCs w:val="1"/>
          <w:color w:val="222222"/>
          <w:highlight w:val="white"/>
          <w:rtl w:val="0"/>
        </w:rPr>
        <w:t xml:space="preserve"> </w:t>
      </w:r>
    </w:p>
    <w:p w:rsidR="00000000" w:rsidDel="00000000" w:rsidP="00000000" w:rsidRDefault="00000000" w:rsidRPr="00000000" w14:paraId="0000008E">
      <w:pPr>
        <w:rPr>
          <w:color w:val="222222"/>
          <w:highlight w:val="white"/>
        </w:rPr>
      </w:pPr>
      <w:r w:rsidDel="00000000" w:rsidR="00000000" w:rsidRPr="00000000">
        <w:rPr>
          <w:rtl w:val="0"/>
        </w:rPr>
      </w:r>
    </w:p>
    <w:p w:rsidR="00000000" w:rsidDel="00000000" w:rsidP="00000000" w:rsidRDefault="00000000" w:rsidRPr="00000000" w14:paraId="0000008F">
      <w:pPr>
        <w:pStyle w:val="Heading2"/>
        <w:rPr/>
      </w:pPr>
      <w:bookmarkStart w:colFirst="0" w:colLast="0" w:name="_zgsj0kjfjgni" w:id="5"/>
      <w:bookmarkEnd w:id="5"/>
      <w:r w:rsidDel="00000000" w:rsidR="00000000" w:rsidRPr="00000000">
        <w:rPr>
          <w:rtl w:val="0"/>
        </w:rPr>
        <w:t xml:space="preserve">COMPORTEMENTS ÉCOLOGIQUES - PARTICULARITÉS</w:t>
      </w:r>
    </w:p>
    <w:p w:rsidR="00000000" w:rsidDel="00000000" w:rsidP="00000000" w:rsidRDefault="00000000" w:rsidRPr="00000000" w14:paraId="00000090">
      <w:pPr>
        <w:numPr>
          <w:ilvl w:val="0"/>
          <w:numId w:val="1"/>
        </w:numPr>
        <w:ind w:left="720" w:hanging="360"/>
        <w:rPr>
          <w:color w:val="222222"/>
          <w:highlight w:val="white"/>
        </w:rPr>
      </w:pPr>
      <w:r w:rsidDel="00000000" w:rsidR="00000000" w:rsidRPr="00000000">
        <w:rPr>
          <w:color w:val="222222"/>
          <w:highlight w:val="white"/>
          <w:rtl w:val="0"/>
        </w:rPr>
        <w:t xml:space="preserve">(23) Rethinking pluralistic ignorance:People systematically under-and overestimate public engagement in climate action. </w:t>
      </w:r>
      <w:hyperlink r:id="rId123">
        <w:r w:rsidDel="00000000" w:rsidR="00000000" w:rsidRPr="00000000">
          <w:rPr>
            <w:color w:val="1155cc"/>
            <w:highlight w:val="white"/>
            <w:u w:val="single"/>
            <w:rtl w:val="0"/>
          </w:rPr>
          <w:t xml:space="preserve">https://osf.io/preprints/psyarxiv/ywamz_v1</w:t>
        </w:r>
      </w:hyperlink>
      <w:r w:rsidDel="00000000" w:rsidR="00000000" w:rsidRPr="00000000">
        <w:rPr>
          <w:color w:val="222222"/>
          <w:highlight w:val="white"/>
          <w:rtl w:val="0"/>
        </w:rPr>
        <w:t xml:space="preserve"> </w:t>
      </w:r>
    </w:p>
    <w:p w:rsidR="00000000" w:rsidDel="00000000" w:rsidP="00000000" w:rsidRDefault="00000000" w:rsidRPr="00000000" w14:paraId="00000091">
      <w:pPr>
        <w:numPr>
          <w:ilvl w:val="0"/>
          <w:numId w:val="1"/>
        </w:numPr>
        <w:ind w:left="720" w:hanging="360"/>
        <w:rPr>
          <w:color w:val="222222"/>
          <w:highlight w:val="yellow"/>
        </w:rPr>
      </w:pPr>
      <w:r w:rsidDel="00000000" w:rsidR="00000000" w:rsidRPr="00000000">
        <w:rPr>
          <w:color w:val="222222"/>
          <w:highlight w:val="yellow"/>
          <w:rtl w:val="0"/>
        </w:rPr>
        <w:t xml:space="preserve">(X) Kaufman, S., Saeri, A., Raven, R., Malekpour, S., &amp; Smith, L. (2021). Behaviour in sustainability transitions: a mixed methods literature review. Environmental innovation and societal transitions, 40, 586-608.  https://osf.io/preprints/osf/krmcv_v1</w:t>
      </w:r>
    </w:p>
    <w:p w:rsidR="00000000" w:rsidDel="00000000" w:rsidP="00000000" w:rsidRDefault="00000000" w:rsidRPr="00000000" w14:paraId="00000092">
      <w:pPr>
        <w:numPr>
          <w:ilvl w:val="0"/>
          <w:numId w:val="1"/>
        </w:numPr>
        <w:ind w:left="720" w:hanging="360"/>
        <w:rPr>
          <w:color w:val="222222"/>
          <w:highlight w:val="white"/>
        </w:rPr>
      </w:pPr>
      <w:r w:rsidDel="00000000" w:rsidR="00000000" w:rsidRPr="00000000">
        <w:rPr>
          <w:color w:val="222222"/>
          <w:highlight w:val="magenta"/>
          <w:rtl w:val="0"/>
        </w:rPr>
        <w:t xml:space="preserve">(X)</w:t>
      </w:r>
      <w:r w:rsidDel="00000000" w:rsidR="00000000" w:rsidRPr="00000000">
        <w:rPr>
          <w:color w:val="222222"/>
          <w:highlight w:val="white"/>
          <w:rtl w:val="0"/>
        </w:rPr>
        <w:t xml:space="preserve"> Upham, P., Kaufman, S., Bögel, P. M., &amp; Raven, R. (2025). Behaviours and practices in socio-technical systems and sustainability transitions: editorial to the virtual special issue. Journal of Cleaner Production, 511, 145674.  </w:t>
      </w:r>
      <w:hyperlink r:id="rId124">
        <w:r w:rsidDel="00000000" w:rsidR="00000000" w:rsidRPr="00000000">
          <w:rPr>
            <w:color w:val="1155cc"/>
            <w:highlight w:val="white"/>
            <w:u w:val="single"/>
            <w:rtl w:val="0"/>
          </w:rPr>
          <w:t xml:space="preserve">https://www.sciencedirect.com/science/article/abs/pii/S0959652625010248</w:t>
        </w:r>
      </w:hyperlink>
      <w:r w:rsidDel="00000000" w:rsidR="00000000" w:rsidRPr="00000000">
        <w:rPr>
          <w:color w:val="222222"/>
          <w:highlight w:val="white"/>
          <w:rtl w:val="0"/>
        </w:rPr>
        <w:t xml:space="preserve"> </w:t>
      </w:r>
    </w:p>
    <w:p w:rsidR="00000000" w:rsidDel="00000000" w:rsidP="00000000" w:rsidRDefault="00000000" w:rsidRPr="00000000" w14:paraId="00000093">
      <w:pPr>
        <w:numPr>
          <w:ilvl w:val="0"/>
          <w:numId w:val="1"/>
        </w:numPr>
        <w:ind w:left="720" w:hanging="360"/>
        <w:rPr>
          <w:color w:val="222222"/>
          <w:highlight w:val="white"/>
        </w:rPr>
      </w:pPr>
      <w:r w:rsidDel="00000000" w:rsidR="00000000" w:rsidRPr="00000000">
        <w:rPr>
          <w:color w:val="222222"/>
          <w:highlight w:val="magenta"/>
          <w:rtl w:val="0"/>
        </w:rPr>
        <w:t xml:space="preserve">(X)</w:t>
      </w:r>
      <w:r w:rsidDel="00000000" w:rsidR="00000000" w:rsidRPr="00000000">
        <w:rPr>
          <w:color w:val="222222"/>
          <w:highlight w:val="white"/>
          <w:rtl w:val="0"/>
        </w:rPr>
        <w:t xml:space="preserve"> Read, D. J., &amp; Selinske, M. J. (2024). Achieving transformational change through the consilience of behavioral science and radical alternatives. Sustainability Science, 19(4), 1491-1502.  </w:t>
      </w:r>
      <w:hyperlink r:id="rId125">
        <w:r w:rsidDel="00000000" w:rsidR="00000000" w:rsidRPr="00000000">
          <w:rPr>
            <w:color w:val="1155cc"/>
            <w:highlight w:val="white"/>
            <w:u w:val="single"/>
            <w:rtl w:val="0"/>
          </w:rPr>
          <w:t xml:space="preserve">https://link.springer.com/article/10.1007/s11625-024-01482-w</w:t>
        </w:r>
      </w:hyperlink>
      <w:r w:rsidDel="00000000" w:rsidR="00000000" w:rsidRPr="00000000">
        <w:rPr>
          <w:color w:val="222222"/>
          <w:highlight w:val="white"/>
          <w:rtl w:val="0"/>
        </w:rPr>
        <w:t xml:space="preserve"> </w:t>
      </w:r>
    </w:p>
    <w:p w:rsidR="00000000" w:rsidDel="00000000" w:rsidP="00000000" w:rsidRDefault="00000000" w:rsidRPr="00000000" w14:paraId="00000094">
      <w:pPr>
        <w:numPr>
          <w:ilvl w:val="0"/>
          <w:numId w:val="1"/>
        </w:numPr>
        <w:ind w:left="720" w:hanging="360"/>
        <w:rPr>
          <w:color w:val="222222"/>
          <w:highlight w:val="white"/>
        </w:rPr>
      </w:pPr>
      <w:r w:rsidDel="00000000" w:rsidR="00000000" w:rsidRPr="00000000">
        <w:rPr>
          <w:color w:val="222222"/>
          <w:highlight w:val="magenta"/>
          <w:rtl w:val="0"/>
        </w:rPr>
        <w:t xml:space="preserve">(X)</w:t>
      </w:r>
      <w:r w:rsidDel="00000000" w:rsidR="00000000" w:rsidRPr="00000000">
        <w:rPr>
          <w:color w:val="222222"/>
          <w:highlight w:val="white"/>
          <w:rtl w:val="0"/>
        </w:rPr>
        <w:t xml:space="preserve"> Biely, K., Sareen, S., de Vries, G., Chappin, E., Bauwens, T., &amp; Montagnino, F. M. (2024). Understanding the embeddedness of individuals within the larger system to support energy transition. Sustainability Science, 19(3), 687-700.  </w:t>
      </w:r>
      <w:hyperlink r:id="rId126">
        <w:r w:rsidDel="00000000" w:rsidR="00000000" w:rsidRPr="00000000">
          <w:rPr>
            <w:color w:val="1155cc"/>
            <w:highlight w:val="white"/>
            <w:u w:val="single"/>
            <w:rtl w:val="0"/>
          </w:rPr>
          <w:t xml:space="preserve">https://link.springer.com/article/10.1007/s11625-024-01493-7</w:t>
        </w:r>
      </w:hyperlink>
      <w:r w:rsidDel="00000000" w:rsidR="00000000" w:rsidRPr="00000000">
        <w:rPr>
          <w:rtl w:val="0"/>
        </w:rPr>
      </w:r>
    </w:p>
    <w:p w:rsidR="00000000" w:rsidDel="00000000" w:rsidP="00000000" w:rsidRDefault="00000000" w:rsidRPr="00000000" w14:paraId="00000095">
      <w:pPr>
        <w:numPr>
          <w:ilvl w:val="0"/>
          <w:numId w:val="1"/>
        </w:numPr>
        <w:ind w:left="720" w:hanging="360"/>
        <w:rPr>
          <w:color w:val="222222"/>
          <w:highlight w:val="white"/>
        </w:rPr>
      </w:pPr>
      <w:r w:rsidDel="00000000" w:rsidR="00000000" w:rsidRPr="00000000">
        <w:rPr>
          <w:color w:val="222222"/>
          <w:highlight w:val="magenta"/>
          <w:rtl w:val="0"/>
        </w:rPr>
        <w:t xml:space="preserve">(X)</w:t>
      </w:r>
      <w:r w:rsidDel="00000000" w:rsidR="00000000" w:rsidRPr="00000000">
        <w:rPr>
          <w:color w:val="222222"/>
          <w:highlight w:val="white"/>
          <w:rtl w:val="0"/>
        </w:rPr>
        <w:t xml:space="preserve"> Nguyen-Trung, K., Saeri, A. K., Zhao, K., Boulet, M., &amp; Kaufman, S. (2025). SeCOM-B: an integrated model for understanding human behaviour change in wicked socio-ecological problems. Socio-Ecological Practice Research, 7(3), 367-386. </w:t>
      </w:r>
    </w:p>
    <w:p w:rsidR="00000000" w:rsidDel="00000000" w:rsidP="00000000" w:rsidRDefault="00000000" w:rsidRPr="00000000" w14:paraId="00000096">
      <w:pPr>
        <w:numPr>
          <w:ilvl w:val="0"/>
          <w:numId w:val="1"/>
        </w:numPr>
        <w:ind w:left="720" w:hanging="360"/>
        <w:rPr>
          <w:color w:val="222222"/>
          <w:highlight w:val="white"/>
        </w:rPr>
      </w:pPr>
      <w:r w:rsidDel="00000000" w:rsidR="00000000" w:rsidRPr="00000000">
        <w:rPr>
          <w:color w:val="222222"/>
          <w:highlight w:val="magenta"/>
          <w:rtl w:val="0"/>
        </w:rPr>
        <w:t xml:space="preserve">(X)</w:t>
      </w:r>
      <w:r w:rsidDel="00000000" w:rsidR="00000000" w:rsidRPr="00000000">
        <w:rPr>
          <w:color w:val="222222"/>
          <w:highlight w:val="white"/>
          <w:rtl w:val="0"/>
        </w:rPr>
        <w:t xml:space="preserve"> Halonen, M., Albrecht, M., &amp; Kuhmonen, I. (2024). Introduction to Rescaling Sustainability Transitions. In Rescaling Sustainability Transitions: Unfolding the Spatialities of Power Relations, Governance Arrangements, and Socio-Economic Systems (pp. 1-13). Cham: Springer Nature Switzerland.  </w:t>
      </w:r>
      <w:hyperlink r:id="rId127">
        <w:r w:rsidDel="00000000" w:rsidR="00000000" w:rsidRPr="00000000">
          <w:rPr>
            <w:color w:val="1155cc"/>
            <w:highlight w:val="white"/>
            <w:u w:val="single"/>
            <w:rtl w:val="0"/>
          </w:rPr>
          <w:t xml:space="preserve">https://link.springer.com/chapter/10.1007/978-3-031-69918-4_1</w:t>
        </w:r>
      </w:hyperlink>
      <w:r w:rsidDel="00000000" w:rsidR="00000000" w:rsidRPr="00000000">
        <w:rPr>
          <w:rtl w:val="0"/>
        </w:rPr>
      </w:r>
    </w:p>
    <w:p w:rsidR="00000000" w:rsidDel="00000000" w:rsidP="00000000" w:rsidRDefault="00000000" w:rsidRPr="00000000" w14:paraId="00000097">
      <w:pPr>
        <w:numPr>
          <w:ilvl w:val="0"/>
          <w:numId w:val="1"/>
        </w:numPr>
        <w:ind w:left="720" w:hanging="360"/>
        <w:rPr>
          <w:color w:val="222222"/>
          <w:highlight w:val="white"/>
        </w:rPr>
      </w:pPr>
      <w:r w:rsidDel="00000000" w:rsidR="00000000" w:rsidRPr="00000000">
        <w:rPr>
          <w:color w:val="222222"/>
          <w:highlight w:val="magenta"/>
          <w:rtl w:val="0"/>
        </w:rPr>
        <w:t xml:space="preserve">(X)</w:t>
      </w:r>
      <w:r w:rsidDel="00000000" w:rsidR="00000000" w:rsidRPr="00000000">
        <w:rPr>
          <w:color w:val="222222"/>
          <w:highlight w:val="white"/>
          <w:rtl w:val="0"/>
        </w:rPr>
        <w:t xml:space="preserve"> Huang, J., Li, W., Cheng, X., &amp; Cui, K. (2024). What’s the difference between factors influencing household waste management and energy-saving behavior? A meta-analysis. Management of Environmental Quality: An International Journal, 35(8), 1953-1976. </w:t>
      </w:r>
    </w:p>
    <w:p w:rsidR="00000000" w:rsidDel="00000000" w:rsidP="00000000" w:rsidRDefault="00000000" w:rsidRPr="00000000" w14:paraId="00000098">
      <w:pPr>
        <w:pStyle w:val="Heading2"/>
        <w:rPr/>
      </w:pPr>
      <w:bookmarkStart w:colFirst="0" w:colLast="0" w:name="_ytxcrjbt9we3" w:id="6"/>
      <w:bookmarkEnd w:id="6"/>
      <w:r w:rsidDel="00000000" w:rsidR="00000000" w:rsidRPr="00000000">
        <w:rPr>
          <w:rtl w:val="0"/>
        </w:rPr>
      </w:r>
    </w:p>
    <w:p w:rsidR="00000000" w:rsidDel="00000000" w:rsidP="00000000" w:rsidRDefault="00000000" w:rsidRPr="00000000" w14:paraId="00000099">
      <w:pPr>
        <w:pStyle w:val="Heading2"/>
        <w:rPr/>
      </w:pPr>
      <w:bookmarkStart w:colFirst="0" w:colLast="0" w:name="_at0xpg5gxkr7" w:id="7"/>
      <w:bookmarkEnd w:id="7"/>
      <w:r w:rsidDel="00000000" w:rsidR="00000000" w:rsidRPr="00000000">
        <w:rPr>
          <w:rtl w:val="0"/>
        </w:rPr>
        <w:t xml:space="preserve">ALTERNATIVE MODELS OF CHANGE</w:t>
      </w:r>
    </w:p>
    <w:p w:rsidR="00000000" w:rsidDel="00000000" w:rsidP="00000000" w:rsidRDefault="00000000" w:rsidRPr="00000000" w14:paraId="0000009A">
      <w:pPr>
        <w:numPr>
          <w:ilvl w:val="0"/>
          <w:numId w:val="9"/>
        </w:numPr>
        <w:ind w:left="720" w:hanging="360"/>
      </w:pPr>
      <w:r w:rsidDel="00000000" w:rsidR="00000000" w:rsidRPr="00000000">
        <w:rPr>
          <w:highlight w:val="magenta"/>
          <w:rtl w:val="0"/>
        </w:rPr>
        <w:t xml:space="preserve">[X]</w:t>
      </w:r>
      <w:r w:rsidDel="00000000" w:rsidR="00000000" w:rsidRPr="00000000">
        <w:rPr>
          <w:rtl w:val="0"/>
        </w:rPr>
        <w:t xml:space="preserve"> Biely, K. (2022). Guidance through the jungle of behavioral science theories, models, and concepts for non-behavioral scientists. Urban, planning and transport research, 10(1), 2145350. https://edepot.wur.nl/584488</w:t>
      </w:r>
    </w:p>
    <w:p w:rsidR="00000000" w:rsidDel="00000000" w:rsidP="00000000" w:rsidRDefault="00000000" w:rsidRPr="00000000" w14:paraId="0000009B">
      <w:pPr>
        <w:numPr>
          <w:ilvl w:val="0"/>
          <w:numId w:val="9"/>
        </w:numPr>
        <w:ind w:left="720" w:hanging="360"/>
      </w:pPr>
      <w:r w:rsidDel="00000000" w:rsidR="00000000" w:rsidRPr="00000000">
        <w:rPr>
          <w:highlight w:val="magenta"/>
          <w:rtl w:val="0"/>
        </w:rPr>
        <w:t xml:space="preserve">[X]</w:t>
      </w:r>
      <w:r w:rsidDel="00000000" w:rsidR="00000000" w:rsidRPr="00000000">
        <w:rPr>
          <w:rtl w:val="0"/>
        </w:rPr>
        <w:t xml:space="preserve"> van der Loo, I. G., &amp; Pigosso, D. C. (2025). Untying the knot of behavioural rebound, negative spillover, and crowding-out mechanisms in environmental sustainability research: a systematic literature review. Journal of Cleaner Production, 535, 146973.  </w:t>
      </w:r>
      <w:hyperlink r:id="rId128">
        <w:r w:rsidDel="00000000" w:rsidR="00000000" w:rsidRPr="00000000">
          <w:rPr>
            <w:color w:val="1155cc"/>
            <w:u w:val="single"/>
            <w:rtl w:val="0"/>
          </w:rPr>
          <w:t xml:space="preserve">https://www.sciencedirect.com/science/article/pii/S0959652625023303</w:t>
        </w:r>
      </w:hyperlink>
      <w:r w:rsidDel="00000000" w:rsidR="00000000" w:rsidRPr="00000000">
        <w:rPr>
          <w:rtl w:val="0"/>
        </w:rPr>
        <w:t xml:space="preserve"> </w:t>
      </w:r>
    </w:p>
    <w:p w:rsidR="00000000" w:rsidDel="00000000" w:rsidP="00000000" w:rsidRDefault="00000000" w:rsidRPr="00000000" w14:paraId="0000009C">
      <w:pPr>
        <w:numPr>
          <w:ilvl w:val="0"/>
          <w:numId w:val="9"/>
        </w:numPr>
        <w:ind w:left="720" w:hanging="360"/>
        <w:rPr>
          <w:highlight w:val="yellow"/>
        </w:rPr>
      </w:pPr>
      <w:r w:rsidDel="00000000" w:rsidR="00000000" w:rsidRPr="00000000">
        <w:rPr>
          <w:highlight w:val="yellow"/>
          <w:rtl w:val="0"/>
        </w:rPr>
        <w:t xml:space="preserve">(144) Hortal, A. (2025). Rationality wars: epistemological boundaries and the limits of reductionism. Behavioural Public Policy, 1-17. </w:t>
      </w:r>
      <w:hyperlink r:id="rId129">
        <w:r w:rsidDel="00000000" w:rsidR="00000000" w:rsidRPr="00000000">
          <w:rPr>
            <w:color w:val="1155cc"/>
            <w:highlight w:val="yellow"/>
            <w:u w:val="single"/>
            <w:rtl w:val="0"/>
          </w:rPr>
          <w:t xml:space="preserve">https://www.cambridge.org/core/journals/behavioural-public-policy/article/rationality-wars-epistemological-boundaries-and-the-limits-of-reductionism/D468AE06999D3216978B5AB4A1644187</w:t>
        </w:r>
      </w:hyperlink>
      <w:r w:rsidDel="00000000" w:rsidR="00000000" w:rsidRPr="00000000">
        <w:rPr>
          <w:highlight w:val="yellow"/>
          <w:rtl w:val="0"/>
        </w:rPr>
        <w:t xml:space="preserve"> </w:t>
      </w:r>
    </w:p>
    <w:p w:rsidR="00000000" w:rsidDel="00000000" w:rsidP="00000000" w:rsidRDefault="00000000" w:rsidRPr="00000000" w14:paraId="0000009D">
      <w:pPr>
        <w:numPr>
          <w:ilvl w:val="0"/>
          <w:numId w:val="9"/>
        </w:numPr>
        <w:ind w:left="720" w:hanging="360"/>
        <w:rPr>
          <w:highlight w:val="yellow"/>
        </w:rPr>
      </w:pPr>
      <w:r w:rsidDel="00000000" w:rsidR="00000000" w:rsidRPr="00000000">
        <w:rPr>
          <w:highlight w:val="yellow"/>
          <w:rtl w:val="0"/>
        </w:rPr>
        <w:t xml:space="preserve">(142) Hahn, U. (2026). Human rationality. Annual Review of Psychology, 77.  </w:t>
      </w:r>
      <w:hyperlink r:id="rId130">
        <w:r w:rsidDel="00000000" w:rsidR="00000000" w:rsidRPr="00000000">
          <w:rPr>
            <w:color w:val="1155cc"/>
            <w:highlight w:val="yellow"/>
            <w:u w:val="single"/>
            <w:rtl w:val="0"/>
          </w:rPr>
          <w:t xml:space="preserve">https://www.annualreviews.org/content/journals/10.1146/annurev-psych-020425-020958</w:t>
        </w:r>
      </w:hyperlink>
      <w:r w:rsidDel="00000000" w:rsidR="00000000" w:rsidRPr="00000000">
        <w:rPr>
          <w:highlight w:val="yellow"/>
          <w:rtl w:val="0"/>
        </w:rPr>
        <w:t xml:space="preserve"> </w:t>
      </w:r>
    </w:p>
    <w:p w:rsidR="00000000" w:rsidDel="00000000" w:rsidP="00000000" w:rsidRDefault="00000000" w:rsidRPr="00000000" w14:paraId="0000009E">
      <w:pPr>
        <w:numPr>
          <w:ilvl w:val="0"/>
          <w:numId w:val="9"/>
        </w:numPr>
        <w:ind w:left="720" w:hanging="360"/>
      </w:pPr>
      <w:r w:rsidDel="00000000" w:rsidR="00000000" w:rsidRPr="00000000">
        <w:rPr>
          <w:rtl w:val="0"/>
        </w:rPr>
        <w:t xml:space="preserve">(143) Hahn, U. (2025). Confirmation bias and the plausible distribution of evidence. Mind &amp; Society, 1-18. </w:t>
      </w:r>
      <w:hyperlink r:id="rId131">
        <w:r w:rsidDel="00000000" w:rsidR="00000000" w:rsidRPr="00000000">
          <w:rPr>
            <w:color w:val="1155cc"/>
            <w:u w:val="single"/>
            <w:rtl w:val="0"/>
          </w:rPr>
          <w:t xml:space="preserve">https://eprints.bbk.ac.uk/id/eprint/56583/2/ConfirmationBiasFinal.pdf</w:t>
        </w:r>
      </w:hyperlink>
      <w:r w:rsidDel="00000000" w:rsidR="00000000" w:rsidRPr="00000000">
        <w:rPr>
          <w:rtl w:val="0"/>
        </w:rPr>
      </w:r>
    </w:p>
    <w:p w:rsidR="00000000" w:rsidDel="00000000" w:rsidP="00000000" w:rsidRDefault="00000000" w:rsidRPr="00000000" w14:paraId="0000009F">
      <w:pPr>
        <w:numPr>
          <w:ilvl w:val="0"/>
          <w:numId w:val="9"/>
        </w:numPr>
        <w:ind w:left="720" w:hanging="360"/>
      </w:pPr>
      <w:r w:rsidDel="00000000" w:rsidR="00000000" w:rsidRPr="00000000">
        <w:rPr>
          <w:rtl w:val="0"/>
        </w:rPr>
        <w:t xml:space="preserve">(146) Filipović, N. (2025). Material foundations of ecological rationality. Synthese, 205(3), 110.  </w:t>
      </w:r>
      <w:hyperlink r:id="rId132">
        <w:r w:rsidDel="00000000" w:rsidR="00000000" w:rsidRPr="00000000">
          <w:rPr>
            <w:color w:val="1155cc"/>
            <w:u w:val="single"/>
            <w:rtl w:val="0"/>
          </w:rPr>
          <w:t xml:space="preserve">https://link.springer.com/article/10.1007/s11229-025-04939-2</w:t>
        </w:r>
      </w:hyperlink>
      <w:r w:rsidDel="00000000" w:rsidR="00000000" w:rsidRPr="00000000">
        <w:rPr>
          <w:rtl w:val="0"/>
        </w:rPr>
      </w:r>
    </w:p>
    <w:p w:rsidR="00000000" w:rsidDel="00000000" w:rsidP="00000000" w:rsidRDefault="00000000" w:rsidRPr="00000000" w14:paraId="000000A0">
      <w:pPr>
        <w:numPr>
          <w:ilvl w:val="0"/>
          <w:numId w:val="9"/>
        </w:numPr>
        <w:ind w:left="720" w:hanging="360"/>
      </w:pPr>
      <w:r w:rsidDel="00000000" w:rsidR="00000000" w:rsidRPr="00000000">
        <w:rPr>
          <w:rtl w:val="0"/>
        </w:rPr>
        <w:t xml:space="preserve">(147) Bennis, W. M. (2025). Culture-bound heuristics. Mind &amp; Society, 1-24. https://link.springer.com/article/10.1007/s11299-025-00353-w</w:t>
      </w:r>
    </w:p>
    <w:p w:rsidR="00000000" w:rsidDel="00000000" w:rsidP="00000000" w:rsidRDefault="00000000" w:rsidRPr="00000000" w14:paraId="000000A1">
      <w:pPr>
        <w:numPr>
          <w:ilvl w:val="0"/>
          <w:numId w:val="9"/>
        </w:numPr>
        <w:ind w:left="720" w:hanging="360"/>
      </w:pPr>
      <w:r w:rsidDel="00000000" w:rsidR="00000000" w:rsidRPr="00000000">
        <w:rPr>
          <w:rtl w:val="0"/>
        </w:rPr>
        <w:t xml:space="preserve">(144) Ghasemi, O., Almasi, M., Khaki, M., Fallahi, F., Solhirad, M., &amp; Newell, B. R. (2025). Exposure to individual climate solutions does not reduce support for systemic solutions: a cross-cultural study in Australia and Iran. Behavioural Public Policy, 1-18.  https://www.cambridge.org/core/services/aop-cambridge-core/content/view/6B2B4ABB0D30F7B98E286B6CC9769B54/S2398063X25100213a.pdf/div-class-title-exposure-to-individual-climate-solutions-does-not-reduce-support-for-systemic-solutions-a-cross-cultural-study-in-australia-and-iran-div.pdf</w:t>
      </w:r>
    </w:p>
    <w:p w:rsidR="00000000" w:rsidDel="00000000" w:rsidP="00000000" w:rsidRDefault="00000000" w:rsidRPr="00000000" w14:paraId="000000A2">
      <w:pPr>
        <w:numPr>
          <w:ilvl w:val="0"/>
          <w:numId w:val="9"/>
        </w:numPr>
        <w:ind w:left="720" w:hanging="360"/>
        <w:rPr>
          <w:color w:val="222222"/>
          <w:highlight w:val="white"/>
        </w:rPr>
      </w:pPr>
      <w:r w:rsidDel="00000000" w:rsidR="00000000" w:rsidRPr="00000000">
        <w:rPr>
          <w:color w:val="222222"/>
          <w:highlight w:val="white"/>
          <w:rtl w:val="0"/>
        </w:rPr>
        <w:t xml:space="preserve">(39) Heino, M. T., Proverbio, D., Marchand, G., Resnicow, K., &amp; Hankonen, N. (2023). Attractor landscapes: A unifying conceptual model for understanding behaviour change across scales of observation. Health Psychology Review, 17(4), 655-672.  </w:t>
      </w:r>
      <w:hyperlink r:id="rId133">
        <w:r w:rsidDel="00000000" w:rsidR="00000000" w:rsidRPr="00000000">
          <w:rPr>
            <w:color w:val="1155cc"/>
            <w:highlight w:val="white"/>
            <w:u w:val="single"/>
            <w:rtl w:val="0"/>
          </w:rPr>
          <w:t xml:space="preserve">https://www.tandfonline.com/doi/pdf/10.1080/17437199.2022.2146598</w:t>
        </w:r>
      </w:hyperlink>
      <w:r w:rsidDel="00000000" w:rsidR="00000000" w:rsidRPr="00000000">
        <w:rPr>
          <w:color w:val="222222"/>
          <w:highlight w:val="white"/>
          <w:rtl w:val="0"/>
        </w:rPr>
        <w:t xml:space="preserve"> </w:t>
      </w:r>
    </w:p>
    <w:p w:rsidR="00000000" w:rsidDel="00000000" w:rsidP="00000000" w:rsidRDefault="00000000" w:rsidRPr="00000000" w14:paraId="000000A3">
      <w:pPr>
        <w:numPr>
          <w:ilvl w:val="0"/>
          <w:numId w:val="9"/>
        </w:numPr>
        <w:ind w:left="720" w:hanging="360"/>
        <w:rPr>
          <w:color w:val="cccccc"/>
          <w:highlight w:val="white"/>
        </w:rPr>
      </w:pPr>
      <w:r w:rsidDel="00000000" w:rsidR="00000000" w:rsidRPr="00000000">
        <w:rPr>
          <w:color w:val="cccccc"/>
          <w:highlight w:val="white"/>
          <w:rtl w:val="0"/>
        </w:rPr>
        <w:t xml:space="preserve">(42) </w:t>
      </w:r>
      <w:r w:rsidDel="00000000" w:rsidR="00000000" w:rsidRPr="00000000">
        <w:rPr>
          <w:color w:val="cccccc"/>
          <w:rtl w:val="0"/>
        </w:rPr>
        <w:t xml:space="preserve">Ooms, T. (2019). The evolution of family policy: Lessons learned, challenges, and hopes for the future. Journal of Family Theory &amp; Review, 11(1), 18-38.  </w:t>
      </w:r>
      <w:hyperlink r:id="rId134">
        <w:r w:rsidDel="00000000" w:rsidR="00000000" w:rsidRPr="00000000">
          <w:rPr>
            <w:color w:val="cccccc"/>
            <w:u w:val="single"/>
            <w:rtl w:val="0"/>
          </w:rPr>
          <w:t xml:space="preserve">https://onlinelibrary.wiley.com/doi/abs/10.1111/jftr.12316</w:t>
        </w:r>
      </w:hyperlink>
      <w:r w:rsidDel="00000000" w:rsidR="00000000" w:rsidRPr="00000000">
        <w:rPr>
          <w:color w:val="cccccc"/>
          <w:rtl w:val="0"/>
        </w:rPr>
        <w:t xml:space="preserve"> </w:t>
      </w:r>
    </w:p>
    <w:p w:rsidR="00000000" w:rsidDel="00000000" w:rsidP="00000000" w:rsidRDefault="00000000" w:rsidRPr="00000000" w14:paraId="000000A4">
      <w:pPr>
        <w:numPr>
          <w:ilvl w:val="0"/>
          <w:numId w:val="9"/>
        </w:numPr>
        <w:ind w:left="720" w:hanging="360"/>
        <w:rPr>
          <w:color w:val="222222"/>
          <w:highlight w:val="white"/>
        </w:rPr>
      </w:pPr>
      <w:r w:rsidDel="00000000" w:rsidR="00000000" w:rsidRPr="00000000">
        <w:rPr>
          <w:color w:val="222222"/>
          <w:highlight w:val="white"/>
          <w:rtl w:val="0"/>
        </w:rPr>
        <w:t xml:space="preserve">(49) Nguyen-Trung, K., Saeri, A. K., Zhao, K., Boulet, M., &amp; Kaufman, S. (2025). SeCOM-B: an integrated model for understanding human behaviour change in wicked socio-ecological problems. Socio-Ecological Practice Research, 7(3), 367-386. </w:t>
      </w:r>
      <w:hyperlink r:id="rId135">
        <w:r w:rsidDel="00000000" w:rsidR="00000000" w:rsidRPr="00000000">
          <w:rPr>
            <w:color w:val="1155cc"/>
            <w:highlight w:val="white"/>
            <w:u w:val="single"/>
            <w:rtl w:val="0"/>
          </w:rPr>
          <w:t xml:space="preserve">https://link.springer.com/article/10.1007/s42532-025-00227-y</w:t>
        </w:r>
      </w:hyperlink>
      <w:r w:rsidDel="00000000" w:rsidR="00000000" w:rsidRPr="00000000">
        <w:rPr>
          <w:color w:val="222222"/>
          <w:highlight w:val="white"/>
          <w:rtl w:val="0"/>
        </w:rPr>
        <w:t xml:space="preserve"> </w:t>
      </w:r>
    </w:p>
    <w:p w:rsidR="00000000" w:rsidDel="00000000" w:rsidP="00000000" w:rsidRDefault="00000000" w:rsidRPr="00000000" w14:paraId="000000A5">
      <w:pPr>
        <w:numPr>
          <w:ilvl w:val="0"/>
          <w:numId w:val="9"/>
        </w:numPr>
        <w:ind w:left="720" w:hanging="360"/>
        <w:rPr>
          <w:color w:val="222222"/>
          <w:highlight w:val="white"/>
        </w:rPr>
      </w:pPr>
      <w:r w:rsidDel="00000000" w:rsidR="00000000" w:rsidRPr="00000000">
        <w:rPr>
          <w:color w:val="222222"/>
          <w:highlight w:val="white"/>
          <w:rtl w:val="0"/>
        </w:rPr>
        <w:t xml:space="preserve">(70) </w:t>
      </w:r>
      <w:r w:rsidDel="00000000" w:rsidR="00000000" w:rsidRPr="00000000">
        <w:rPr>
          <w:rtl w:val="0"/>
        </w:rPr>
        <w:t xml:space="preserve">Madsen, J. K., de-Wit, L., Ayton, P., Brick, C., de-Moliere, L., &amp; Groom, C. J. (2024). Behavioral science should start by assuming people are reasonable. Trends in Cognitive Sciences, 28(7), 583-585. </w:t>
      </w:r>
      <w:hyperlink r:id="rId136">
        <w:r w:rsidDel="00000000" w:rsidR="00000000" w:rsidRPr="00000000">
          <w:rPr>
            <w:color w:val="1155cc"/>
            <w:u w:val="single"/>
            <w:rtl w:val="0"/>
          </w:rPr>
          <w:t xml:space="preserve">https://www.cell.com/trends/cognitive-sciences/fulltext/S1364-6613(24)00105-0</w:t>
        </w:r>
      </w:hyperlink>
      <w:r w:rsidDel="00000000" w:rsidR="00000000" w:rsidRPr="00000000">
        <w:rPr>
          <w:rtl w:val="0"/>
        </w:rPr>
      </w:r>
    </w:p>
    <w:bookmarkStart w:colFirst="0" w:colLast="0" w:name="kix.3f5s314xn6lj" w:id="8"/>
    <w:bookmarkEnd w:id="8"/>
    <w:p w:rsidR="00000000" w:rsidDel="00000000" w:rsidP="00000000" w:rsidRDefault="00000000" w:rsidRPr="00000000" w14:paraId="000000A6">
      <w:pPr>
        <w:numPr>
          <w:ilvl w:val="0"/>
          <w:numId w:val="11"/>
        </w:numPr>
        <w:spacing w:after="0" w:afterAutospacing="0" w:before="240" w:lineRule="auto"/>
        <w:ind w:left="720" w:hanging="360"/>
      </w:pPr>
      <w:r w:rsidDel="00000000" w:rsidR="00000000" w:rsidRPr="00000000">
        <w:rPr>
          <w:rtl w:val="0"/>
        </w:rPr>
        <w:t xml:space="preserve">Bower, E. R., Badamikar, A., Wong-Parodi, G., &amp; Field, C. B. (2023). Enabling pathways for sustainable livelihoods in planned relocation. Nature Climate Change, 13(9), 919-926. </w:t>
      </w:r>
      <w:hyperlink r:id="rId137">
        <w:r w:rsidDel="00000000" w:rsidR="00000000" w:rsidRPr="00000000">
          <w:rPr>
            <w:color w:val="1155cc"/>
            <w:u w:val="single"/>
            <w:rtl w:val="0"/>
          </w:rPr>
          <w:t xml:space="preserve">https://www.nature.com/articles/s41558-023-01753-x</w:t>
        </w:r>
      </w:hyperlink>
      <w:r w:rsidDel="00000000" w:rsidR="00000000" w:rsidRPr="00000000">
        <w:rPr>
          <w:rtl w:val="0"/>
        </w:rPr>
        <w:t xml:space="preserve"> </w:t>
      </w:r>
    </w:p>
    <w:p w:rsidR="00000000" w:rsidDel="00000000" w:rsidP="00000000" w:rsidRDefault="00000000" w:rsidRPr="00000000" w14:paraId="000000A7">
      <w:pPr>
        <w:numPr>
          <w:ilvl w:val="1"/>
          <w:numId w:val="11"/>
        </w:numPr>
        <w:spacing w:after="0" w:afterAutospacing="0" w:before="0" w:beforeAutospacing="0" w:lineRule="auto"/>
        <w:ind w:left="1440" w:hanging="360"/>
      </w:pPr>
      <w:r w:rsidDel="00000000" w:rsidR="00000000" w:rsidRPr="00000000">
        <w:rPr>
          <w:rtl w:val="0"/>
        </w:rPr>
        <w:t xml:space="preserve">Arguments du changement pour travailler en coopération : "Relocation processes </w:t>
      </w:r>
      <w:r w:rsidDel="00000000" w:rsidR="00000000" w:rsidRPr="00000000">
        <w:rPr>
          <w:b w:val="1"/>
          <w:bCs w:val="1"/>
          <w:highlight w:val="yellow"/>
          <w:rtl w:val="0"/>
        </w:rPr>
        <w:t xml:space="preserve">initiated and driven by community members</w:t>
      </w:r>
      <w:r w:rsidDel="00000000" w:rsidR="00000000" w:rsidRPr="00000000">
        <w:rPr>
          <w:rtl w:val="0"/>
        </w:rPr>
        <w:t xml:space="preserve"> had better outcomes than government-driven processes"</w:t>
      </w:r>
      <w:hyperlink r:id="rId13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A8">
      <w:pPr>
        <w:numPr>
          <w:ilvl w:val="0"/>
          <w:numId w:val="11"/>
        </w:numPr>
        <w:ind w:left="720" w:hanging="360"/>
      </w:pPr>
      <w:hyperlink r:id="rId139">
        <w:r w:rsidDel="00000000" w:rsidR="00000000" w:rsidRPr="00000000">
          <w:rPr>
            <w:color w:val="1155cc"/>
            <w:u w:val="single"/>
            <w:rtl w:val="0"/>
          </w:rPr>
          <w:t xml:space="preserve">Eyster, H. N., Satterfield, T., &amp; Chan, K. M. (2022). Why people do what they do: An interdisciplinary synthesis of human action theories. Annual Review of Environment and Resources, 47(1), 725-751. </w:t>
        </w:r>
      </w:hyperlink>
      <w:r w:rsidDel="00000000" w:rsidR="00000000" w:rsidRPr="00000000">
        <w:rPr>
          <w:rtl w:val="0"/>
        </w:rPr>
      </w:r>
    </w:p>
    <w:p w:rsidR="00000000" w:rsidDel="00000000" w:rsidP="00000000" w:rsidRDefault="00000000" w:rsidRPr="00000000" w14:paraId="000000A9">
      <w:pPr>
        <w:numPr>
          <w:ilvl w:val="1"/>
          <w:numId w:val="11"/>
        </w:numPr>
        <w:ind w:left="1440" w:hanging="360"/>
      </w:pPr>
      <w:r w:rsidDel="00000000" w:rsidR="00000000" w:rsidRPr="00000000">
        <w:rPr>
          <w:rtl w:val="0"/>
        </w:rPr>
        <w:t xml:space="preserve">Meta-theories des comportements humains pour alimenter TOC (avec approche métaphoriques) : “We synthesized human action theories from across the humanities and social sciences.We developed eight underlying assumptions—metatheories—that reveal a fundamental organization of human action theories. We describe each metatheory and the challenges that it best elucidates (illustrated with climate change examples).”  </w:t>
      </w:r>
    </w:p>
    <w:p w:rsidR="00000000" w:rsidDel="00000000" w:rsidP="00000000" w:rsidRDefault="00000000" w:rsidRPr="00000000" w14:paraId="000000AA">
      <w:pPr>
        <w:numPr>
          <w:ilvl w:val="1"/>
          <w:numId w:val="11"/>
        </w:numPr>
        <w:ind w:left="1440" w:hanging="360"/>
      </w:pPr>
      <w:r w:rsidDel="00000000" w:rsidR="00000000" w:rsidRPr="00000000">
        <w:rPr>
          <w:rtl w:val="0"/>
        </w:rPr>
        <w:t xml:space="preserve">Metatheory: a </w:t>
      </w:r>
      <w:r w:rsidDel="00000000" w:rsidR="00000000" w:rsidRPr="00000000">
        <w:rPr>
          <w:b w:val="1"/>
          <w:bCs w:val="1"/>
          <w:highlight w:val="yellow"/>
          <w:rtl w:val="0"/>
        </w:rPr>
        <w:t xml:space="preserve">metatheory</w:t>
      </w:r>
      <w:r w:rsidDel="00000000" w:rsidR="00000000" w:rsidRPr="00000000">
        <w:rPr>
          <w:rtl w:val="0"/>
        </w:rPr>
        <w:t xml:space="preserve"> developed in this article that assumes that </w:t>
      </w:r>
      <w:r w:rsidDel="00000000" w:rsidR="00000000" w:rsidRPr="00000000">
        <w:rPr>
          <w:highlight w:val="yellow"/>
          <w:rtl w:val="0"/>
        </w:rPr>
        <w:t xml:space="preserve">human action is continually created, reinforced, or eroded by an interdependent web of values, identities, positions, habits, goals, needs, experiences, meanings, institutions, cultures, politics, etc</w:t>
      </w:r>
      <w:r w:rsidDel="00000000" w:rsidR="00000000" w:rsidRPr="00000000">
        <w:rPr>
          <w:rtl w:val="0"/>
        </w:rPr>
        <w:t xml:space="preserve">. In turn, this interdependent web of factors is continually created, reinforced, or erased by human action itself</w:t>
      </w:r>
    </w:p>
    <w:p w:rsidR="00000000" w:rsidDel="00000000" w:rsidP="00000000" w:rsidRDefault="00000000" w:rsidRPr="00000000" w14:paraId="000000AB">
      <w:pPr>
        <w:numPr>
          <w:ilvl w:val="1"/>
          <w:numId w:val="11"/>
        </w:numPr>
        <w:ind w:left="1440" w:hanging="360"/>
      </w:pPr>
      <w:r w:rsidDel="00000000" w:rsidR="00000000" w:rsidRPr="00000000">
        <w:rPr/>
        <w:drawing>
          <wp:inline distB="114300" distT="114300" distL="114300" distR="114300">
            <wp:extent cx="2128838" cy="1706994"/>
            <wp:effectExtent b="0" l="0" r="0" t="0"/>
            <wp:docPr id="2" name="image1.png"/>
            <a:graphic>
              <a:graphicData uri="http://schemas.openxmlformats.org/drawingml/2006/picture">
                <pic:pic>
                  <pic:nvPicPr>
                    <pic:cNvPr id="0" name="image1.png"/>
                    <pic:cNvPicPr preferRelativeResize="0"/>
                  </pic:nvPicPr>
                  <pic:blipFill>
                    <a:blip r:embed="rId140"/>
                    <a:srcRect b="0" l="0" r="0" t="0"/>
                    <a:stretch>
                      <a:fillRect/>
                    </a:stretch>
                  </pic:blipFill>
                  <pic:spPr>
                    <a:xfrm>
                      <a:off x="0" y="0"/>
                      <a:ext cx="2128838" cy="1706994"/>
                    </a:xfrm>
                    <a:prstGeom prst="rect"/>
                    <a:ln/>
                  </pic:spPr>
                </pic:pic>
              </a:graphicData>
            </a:graphic>
          </wp:inline>
        </w:drawing>
      </w:r>
      <w:r w:rsidDel="00000000" w:rsidR="00000000" w:rsidRPr="00000000">
        <w:rPr/>
        <w:drawing>
          <wp:inline distB="114300" distT="114300" distL="114300" distR="114300">
            <wp:extent cx="2024063" cy="1728887"/>
            <wp:effectExtent b="0" l="0" r="0" t="0"/>
            <wp:docPr id="1" name="image2.png"/>
            <a:graphic>
              <a:graphicData uri="http://schemas.openxmlformats.org/drawingml/2006/picture">
                <pic:pic>
                  <pic:nvPicPr>
                    <pic:cNvPr id="0" name="image2.png"/>
                    <pic:cNvPicPr preferRelativeResize="0"/>
                  </pic:nvPicPr>
                  <pic:blipFill>
                    <a:blip r:embed="rId141"/>
                    <a:srcRect b="0" l="0" r="0" t="0"/>
                    <a:stretch>
                      <a:fillRect/>
                    </a:stretch>
                  </pic:blipFill>
                  <pic:spPr>
                    <a:xfrm>
                      <a:off x="0" y="0"/>
                      <a:ext cx="2024063" cy="1728887"/>
                    </a:xfrm>
                    <a:prstGeom prst="rect"/>
                    <a:ln/>
                  </pic:spPr>
                </pic:pic>
              </a:graphicData>
            </a:graphic>
          </wp:inline>
        </w:drawing>
      </w:r>
      <w:r w:rsidDel="00000000" w:rsidR="00000000" w:rsidRPr="00000000">
        <w:rPr>
          <w:rtl w:val="0"/>
        </w:rPr>
      </w:r>
    </w:p>
    <w:bookmarkStart w:colFirst="0" w:colLast="0" w:name="kix.2k0zc4ja33f9" w:id="9"/>
    <w:bookmarkEnd w:id="9"/>
    <w:p w:rsidR="00000000" w:rsidDel="00000000" w:rsidP="00000000" w:rsidRDefault="00000000" w:rsidRPr="00000000" w14:paraId="000000AC">
      <w:pPr>
        <w:numPr>
          <w:ilvl w:val="0"/>
          <w:numId w:val="11"/>
        </w:numPr>
        <w:ind w:left="720" w:hanging="360"/>
      </w:pPr>
      <w:hyperlink r:id="rId142">
        <w:r w:rsidDel="00000000" w:rsidR="00000000" w:rsidRPr="00000000">
          <w:rPr>
            <w:color w:val="1155cc"/>
            <w:u w:val="single"/>
            <w:rtl w:val="0"/>
          </w:rPr>
          <w:t xml:space="preserve">Kippax, S., Stephenson, N., Parker, R. G., &amp; Aggleton, P. (2013). Between individual agency and structure in HIV prevention: understanding the middle ground of social practice. American journal of public health, 103(8), 1367-1375.</w:t>
        </w:r>
      </w:hyperlink>
      <w:r w:rsidDel="00000000" w:rsidR="00000000" w:rsidRPr="00000000">
        <w:rPr>
          <w:rtl w:val="0"/>
        </w:rPr>
      </w:r>
    </w:p>
    <w:p w:rsidR="00000000" w:rsidDel="00000000" w:rsidP="00000000" w:rsidRDefault="00000000" w:rsidRPr="00000000" w14:paraId="000000AD">
      <w:pPr>
        <w:numPr>
          <w:ilvl w:val="1"/>
          <w:numId w:val="11"/>
        </w:numPr>
        <w:ind w:left="1440" w:hanging="360"/>
        <w:rPr>
          <w:b w:val="1"/>
          <w:bCs w:val="1"/>
          <w:highlight w:val="yellow"/>
        </w:rPr>
      </w:pPr>
      <w:r w:rsidDel="00000000" w:rsidR="00000000" w:rsidRPr="00000000">
        <w:rPr>
          <w:b w:val="1"/>
          <w:bCs w:val="1"/>
          <w:highlight w:val="yellow"/>
          <w:rtl w:val="0"/>
        </w:rPr>
        <w:t xml:space="preserve">“We examine the centrality of collective agency and social practice in social transformation” </w:t>
      </w:r>
    </w:p>
    <w:p w:rsidR="00000000" w:rsidDel="00000000" w:rsidP="00000000" w:rsidRDefault="00000000" w:rsidRPr="00000000" w14:paraId="000000AE">
      <w:pPr>
        <w:numPr>
          <w:ilvl w:val="1"/>
          <w:numId w:val="11"/>
        </w:numPr>
        <w:ind w:left="1440" w:hanging="360"/>
      </w:pPr>
      <w:r w:rsidDel="00000000" w:rsidR="00000000" w:rsidRPr="00000000">
        <w:rPr>
          <w:rtl w:val="0"/>
        </w:rPr>
        <w:t xml:space="preserve">“</w:t>
      </w:r>
      <w:r w:rsidDel="00000000" w:rsidR="00000000" w:rsidRPr="00000000">
        <w:rPr>
          <w:b w:val="1"/>
          <w:bCs w:val="1"/>
          <w:highlight w:val="yellow"/>
          <w:rtl w:val="0"/>
        </w:rPr>
        <w:t xml:space="preserve">This individualistic framework does not recognize the communities in which people act and connect</w:t>
      </w:r>
      <w:r w:rsidDel="00000000" w:rsidR="00000000" w:rsidRPr="00000000">
        <w:rPr>
          <w:rtl w:val="0"/>
        </w:rPr>
        <w:t xml:space="preserve">. The concept of vulnerability on the other hand acknowledges the social world, but mainly as social barriers that make it difficult for individuals to act.”</w:t>
      </w:r>
    </w:p>
    <w:p w:rsidR="00000000" w:rsidDel="00000000" w:rsidP="00000000" w:rsidRDefault="00000000" w:rsidRPr="00000000" w14:paraId="000000AF">
      <w:pPr>
        <w:numPr>
          <w:ilvl w:val="1"/>
          <w:numId w:val="11"/>
        </w:numPr>
        <w:ind w:left="1440" w:hanging="360"/>
      </w:pPr>
      <w:r w:rsidDel="00000000" w:rsidR="00000000" w:rsidRPr="00000000">
        <w:rPr>
          <w:rtl w:val="0"/>
        </w:rPr>
        <w:t xml:space="preserve">the individualistic paradigm in which it is situated is problematic for several reasons : </w:t>
        <w:br w:type="textWrapping"/>
        <w:t xml:space="preserve">1) behavior, which is fundamentally individualistic, positions persons as rational agents of change, and misses the point that people’s actions are not simply the end product of individual characteristics. What is described as behavior is always itself social, imbued with meaning, rich in significance, and the outcome of a variety of forces</w:t>
        <w:br w:type="textWrapping"/>
        <w:t xml:space="preserve">2) what might look like similar actions to an outsider (e.g. unprotected sexual intercourse) can carry a number of different meanings and can be substantively different across time, place, occasion, actor, etc. (e.g., unprotected intercourse between HIV positive gay partners who know and have discussed their HIV status is very different from unprotected sex between married heterosexuals who are unaware of their own and their spouse’s HIV status)</w:t>
      </w:r>
    </w:p>
    <w:p w:rsidR="00000000" w:rsidDel="00000000" w:rsidP="00000000" w:rsidRDefault="00000000" w:rsidRPr="00000000" w14:paraId="000000B0">
      <w:pPr>
        <w:ind w:left="1440" w:firstLine="0"/>
        <w:rPr/>
      </w:pPr>
      <w:r w:rsidDel="00000000" w:rsidR="00000000" w:rsidRPr="00000000">
        <w:rPr>
          <w:rtl w:val="0"/>
        </w:rPr>
        <w:t xml:space="preserve">3) people do not engage in static abstracted behaviors such as sexual intercourse. Rather, as has been argued elsewhere, people engage in social practices: they make love, have an affair, engage in a hook up, and so on</w:t>
      </w:r>
    </w:p>
    <w:p w:rsidR="00000000" w:rsidDel="00000000" w:rsidP="00000000" w:rsidRDefault="00000000" w:rsidRPr="00000000" w14:paraId="000000B1">
      <w:pPr>
        <w:numPr>
          <w:ilvl w:val="0"/>
          <w:numId w:val="16"/>
        </w:numPr>
        <w:ind w:left="1440" w:hanging="360"/>
      </w:pPr>
      <w:r w:rsidDel="00000000" w:rsidR="00000000" w:rsidRPr="00000000">
        <w:rPr>
          <w:rtl w:val="0"/>
        </w:rPr>
        <w:t xml:space="preserve">The collective or group, and associated notions of norms, practices, and cultural meanings are absent, and HIV prevention tends to take a vertical or top-down form—from the expert to the individual patient or client. Much like the “banking” theory of pedagogy critiqued years ago by Freire,28,29 individualized approaches to behavior change position subjects as though they were objects</w:t>
      </w:r>
    </w:p>
    <w:p w:rsidR="00000000" w:rsidDel="00000000" w:rsidP="00000000" w:rsidRDefault="00000000" w:rsidRPr="00000000" w14:paraId="000000B2">
      <w:pPr>
        <w:numPr>
          <w:ilvl w:val="0"/>
          <w:numId w:val="16"/>
        </w:numPr>
        <w:ind w:left="1440" w:hanging="360"/>
      </w:pPr>
      <w:r w:rsidDel="00000000" w:rsidR="00000000" w:rsidRPr="00000000">
        <w:rPr>
          <w:rtl w:val="0"/>
        </w:rPr>
        <w:t xml:space="preserve">the traditional object of HIV intervention, individual risk behavior, was supplemented with a new object, vulnerability. </w:t>
      </w:r>
    </w:p>
    <w:p w:rsidR="00000000" w:rsidDel="00000000" w:rsidP="00000000" w:rsidRDefault="00000000" w:rsidRPr="00000000" w14:paraId="000000B3">
      <w:pPr>
        <w:numPr>
          <w:ilvl w:val="0"/>
          <w:numId w:val="16"/>
        </w:numPr>
        <w:ind w:left="1440" w:hanging="360"/>
      </w:pPr>
      <w:r w:rsidDel="00000000" w:rsidR="00000000" w:rsidRPr="00000000">
        <w:rPr>
          <w:rtl w:val="0"/>
        </w:rPr>
        <w:t xml:space="preserve">Individuals do not live and make decisions in a vacuum. After years of focusing on personal choices about lifestyles, by the early 1990s AIDS prevention programmes were giving renewed attention to the social and economic context of people’s daily lives…</w:t>
      </w:r>
    </w:p>
    <w:p w:rsidR="00000000" w:rsidDel="00000000" w:rsidP="00000000" w:rsidRDefault="00000000" w:rsidRPr="00000000" w14:paraId="000000B4">
      <w:pPr>
        <w:numPr>
          <w:ilvl w:val="0"/>
          <w:numId w:val="16"/>
        </w:numPr>
        <w:ind w:left="1440" w:hanging="360"/>
      </w:pPr>
      <w:r w:rsidDel="00000000" w:rsidR="00000000" w:rsidRPr="00000000">
        <w:rPr>
          <w:rtl w:val="0"/>
        </w:rPr>
        <w:t xml:space="preserve">In particular, vulnerability invokes a false dualism between people and the societies they inhabit and produce. The dominant notion of the social implied by most attempts to conceptualize vulnerability in the context of HIV prevention is a social structure or social barrier. The individuals who constitute vulnerable populations are positioned as separate from the social, and although their actions and behaviors are acted on and driven by the social, they are unable to act upon it. Beyond this, vulnerability is understood as an attribute of populations of similar individuals (female, poor, and so on), but the individual members of these populations are not understood as connected one to another in any way other than by way of an overarching vulnerability.</w:t>
      </w:r>
    </w:p>
    <w:p w:rsidR="00000000" w:rsidDel="00000000" w:rsidP="00000000" w:rsidRDefault="00000000" w:rsidRPr="00000000" w14:paraId="000000B5">
      <w:pPr>
        <w:numPr>
          <w:ilvl w:val="0"/>
          <w:numId w:val="16"/>
        </w:numPr>
        <w:ind w:left="1440" w:hanging="360"/>
      </w:pPr>
      <w:r w:rsidDel="00000000" w:rsidR="00000000" w:rsidRPr="00000000">
        <w:rPr>
          <w:rtl w:val="0"/>
        </w:rPr>
        <w:t xml:space="preserve">This embracing of vulnerability often has the unintended consequence of making agency disappear, almost by definition, because vulnerability assumes that people cannot act until the social is changed.</w:t>
      </w:r>
    </w:p>
    <w:p w:rsidR="00000000" w:rsidDel="00000000" w:rsidP="00000000" w:rsidRDefault="00000000" w:rsidRPr="00000000" w14:paraId="000000B6">
      <w:pPr>
        <w:numPr>
          <w:ilvl w:val="0"/>
          <w:numId w:val="16"/>
        </w:numPr>
        <w:ind w:left="1440" w:hanging="360"/>
      </w:pPr>
      <w:r w:rsidDel="00000000" w:rsidR="00000000" w:rsidRPr="00000000">
        <w:rPr>
          <w:rtl w:val="0"/>
        </w:rPr>
        <w:t xml:space="preserve">These related concepts,</w:t>
      </w:r>
      <w:r w:rsidDel="00000000" w:rsidR="00000000" w:rsidRPr="00000000">
        <w:rPr>
          <w:b w:val="1"/>
          <w:bCs w:val="1"/>
          <w:highlight w:val="yellow"/>
          <w:rtl w:val="0"/>
        </w:rPr>
        <w:t xml:space="preserve"> social enablers and social drivers, are informed by an understanding of the centrality of community in social transformation</w:t>
      </w:r>
      <w:r w:rsidDel="00000000" w:rsidR="00000000" w:rsidRPr="00000000">
        <w:rPr>
          <w:rtl w:val="0"/>
        </w:rPr>
        <w:t xml:space="preserve">. [] Both community competence and resilience bring to the foreground communities’ capacities to deal or cope with risks that are occasioned by social drivers (e.g., social inequalities). Thus, vulnerability, although not completely banished, does not render the individual incapable of action, because these accounts understand agency as being made possible by competent communities and enabling environments.</w:t>
      </w:r>
    </w:p>
    <w:p w:rsidR="00000000" w:rsidDel="00000000" w:rsidP="00000000" w:rsidRDefault="00000000" w:rsidRPr="00000000" w14:paraId="000000B7">
      <w:pPr>
        <w:numPr>
          <w:ilvl w:val="0"/>
          <w:numId w:val="16"/>
        </w:numPr>
        <w:ind w:left="1440" w:hanging="360"/>
      </w:pPr>
      <w:r w:rsidDel="00000000" w:rsidR="00000000" w:rsidRPr="00000000">
        <w:rPr>
          <w:rtl w:val="0"/>
        </w:rPr>
        <w:t xml:space="preserve">The social drivers approach evokes how communities, in connecting and engaging people, are central to the production of new social practices and the development of social norms. [] What is missing is an understanding of social practices and the norms that regulate them and enable people to act.23 Moreover, the repeated reference to individual agency is of concern, as is the absence of any notion of collective agency.</w:t>
      </w:r>
    </w:p>
    <w:p w:rsidR="00000000" w:rsidDel="00000000" w:rsidP="00000000" w:rsidRDefault="00000000" w:rsidRPr="00000000" w14:paraId="000000B8">
      <w:pPr>
        <w:numPr>
          <w:ilvl w:val="0"/>
          <w:numId w:val="16"/>
        </w:numPr>
        <w:ind w:left="1440" w:hanging="360"/>
      </w:pPr>
      <w:r w:rsidDel="00000000" w:rsidR="00000000" w:rsidRPr="00000000">
        <w:rPr>
          <w:rtl w:val="0"/>
        </w:rPr>
        <w:t xml:space="preserve">This social approach, which elsewhere has been termed a</w:t>
      </w:r>
      <w:r w:rsidDel="00000000" w:rsidR="00000000" w:rsidRPr="00000000">
        <w:rPr>
          <w:b w:val="1"/>
          <w:bCs w:val="1"/>
          <w:highlight w:val="yellow"/>
          <w:rtl w:val="0"/>
        </w:rPr>
        <w:t xml:space="preserve"> social public health </w:t>
      </w:r>
      <w:r w:rsidDel="00000000" w:rsidR="00000000" w:rsidRPr="00000000">
        <w:rPr>
          <w:highlight w:val="yellow"/>
          <w:rtl w:val="0"/>
        </w:rPr>
        <w:t xml:space="preserve">moves beyond a reliance on individual capacities or social structures or drivers as separate entities, and recognizes that individual capacities are intimately tied to the enabling (or disabling) character of social norms, practices, and institutions, which are, in turn, understood to be transformed or modified by community mobilization and social movements</w:t>
      </w:r>
      <w:r w:rsidDel="00000000" w:rsidR="00000000" w:rsidRPr="00000000">
        <w:rPr>
          <w:rtl w:val="0"/>
        </w:rPr>
        <w:t xml:space="preserve">. This emphasis on community mobilization and social movement action focuses attention on the centrality of collective agency to any process of meaningful change in response to HIV and AIDS, and highlights the reasons why grassroots activism has so often been more effective in responding to the epidemic than formal public health programs or interventions [] because the potency of collective agency lies in communities’ experimentation with developing and adapting different forms of social connectedness, public health cannot hope to understand this process of experimentation via a fixed blueprint or model.</w:t>
      </w:r>
    </w:p>
    <w:p w:rsidR="00000000" w:rsidDel="00000000" w:rsidP="00000000" w:rsidRDefault="00000000" w:rsidRPr="00000000" w14:paraId="000000B9">
      <w:pPr>
        <w:rPr/>
      </w:pPr>
      <w:r w:rsidDel="00000000" w:rsidR="00000000" w:rsidRPr="00000000">
        <w:rPr>
          <w:rtl w:val="0"/>
        </w:rPr>
      </w:r>
    </w:p>
    <w:bookmarkStart w:colFirst="0" w:colLast="0" w:name="kix.2o6czmjs2yda" w:id="10"/>
    <w:bookmarkEnd w:id="10"/>
    <w:p w:rsidR="00000000" w:rsidDel="00000000" w:rsidP="00000000" w:rsidRDefault="00000000" w:rsidRPr="00000000" w14:paraId="000000BA">
      <w:pPr>
        <w:numPr>
          <w:ilvl w:val="0"/>
          <w:numId w:val="15"/>
        </w:numPr>
        <w:ind w:left="720" w:hanging="360"/>
      </w:pPr>
      <w:hyperlink r:id="rId143">
        <w:r w:rsidDel="00000000" w:rsidR="00000000" w:rsidRPr="00000000">
          <w:rPr>
            <w:color w:val="1155cc"/>
            <w:u w:val="single"/>
            <w:rtl w:val="0"/>
          </w:rPr>
          <w:t xml:space="preserve">Borsch, A. S., Verelst, A., Jervelund, S. S., Derluyn, I., &amp; Skovdal, M. (2023). Understanding interventions as social practices: How a school-based mental health intervention for migrant adolescents in Denmark interacted with context. Children and Youth Services Review, 153, 107109.</w:t>
        </w:r>
      </w:hyperlink>
      <w:r w:rsidDel="00000000" w:rsidR="00000000" w:rsidRPr="00000000">
        <w:rPr>
          <w:rtl w:val="0"/>
        </w:rPr>
      </w:r>
    </w:p>
    <w:p w:rsidR="00000000" w:rsidDel="00000000" w:rsidP="00000000" w:rsidRDefault="00000000" w:rsidRPr="00000000" w14:paraId="000000BB">
      <w:pPr>
        <w:numPr>
          <w:ilvl w:val="1"/>
          <w:numId w:val="15"/>
        </w:numPr>
        <w:ind w:left="1440" w:hanging="360"/>
      </w:pPr>
      <w:r w:rsidDel="00000000" w:rsidR="00000000" w:rsidRPr="00000000">
        <w:rPr>
          <w:rtl w:val="0"/>
        </w:rPr>
        <w:t xml:space="preserve">We draw on practice theory to disentangle</w:t>
      </w:r>
      <w:r w:rsidDel="00000000" w:rsidR="00000000" w:rsidRPr="00000000">
        <w:rPr>
          <w:b w:val="1"/>
          <w:bCs w:val="1"/>
          <w:highlight w:val="yellow"/>
          <w:rtl w:val="0"/>
        </w:rPr>
        <w:t xml:space="preserve"> how the same intervention came to life differently in the two classrooms</w:t>
      </w:r>
      <w:r w:rsidDel="00000000" w:rsidR="00000000" w:rsidRPr="00000000">
        <w:rPr>
          <w:rtl w:val="0"/>
        </w:rPr>
        <w:t xml:space="preserve">. First, there were important differences in how teachers and learners in the two classrooms made sense of their participation in the intervention, </w:t>
      </w:r>
      <w:r w:rsidDel="00000000" w:rsidR="00000000" w:rsidRPr="00000000">
        <w:rPr>
          <w:highlight w:val="yellow"/>
          <w:rtl w:val="0"/>
        </w:rPr>
        <w:t xml:space="preserve">reflecting the different life situations and psychosocial needs of the learners</w:t>
      </w:r>
      <w:r w:rsidDel="00000000" w:rsidR="00000000" w:rsidRPr="00000000">
        <w:rPr>
          <w:rtl w:val="0"/>
        </w:rPr>
        <w:t xml:space="preserve">. Second, local ways of structuring educational practices (weekly schedules, expectations about homework, and different local educational policies) critically shaped intervention experiences and implementation. Third, the possibility of establishing a </w:t>
      </w:r>
      <w:r w:rsidDel="00000000" w:rsidR="00000000" w:rsidRPr="00000000">
        <w:rPr>
          <w:highlight w:val="yellow"/>
          <w:rtl w:val="0"/>
        </w:rPr>
        <w:t xml:space="preserve">safe social space </w:t>
      </w:r>
      <w:r w:rsidDel="00000000" w:rsidR="00000000" w:rsidRPr="00000000">
        <w:rPr>
          <w:rtl w:val="0"/>
        </w:rPr>
        <w:t xml:space="preserve">during the intervention depended on the stability of existing social relationships and conditions for teachers’ relational work in the classrooms.</w:t>
      </w:r>
    </w:p>
    <w:bookmarkStart w:colFirst="0" w:colLast="0" w:name="kix.jv5sk5ozqaa" w:id="11"/>
    <w:bookmarkEnd w:id="11"/>
    <w:p w:rsidR="00000000" w:rsidDel="00000000" w:rsidP="00000000" w:rsidRDefault="00000000" w:rsidRPr="00000000" w14:paraId="000000BC">
      <w:pPr>
        <w:numPr>
          <w:ilvl w:val="0"/>
          <w:numId w:val="15"/>
        </w:numPr>
        <w:ind w:left="720" w:hanging="360"/>
      </w:pPr>
      <w:hyperlink r:id="rId144">
        <w:r w:rsidDel="00000000" w:rsidR="00000000" w:rsidRPr="00000000">
          <w:rPr>
            <w:color w:val="1155cc"/>
            <w:u w:val="single"/>
            <w:rtl w:val="0"/>
          </w:rPr>
          <w:t xml:space="preserve">Verplanken, B., &amp; Orbell, S. (2022). Attitudes, habits, and behavior change. Annual review of psychology, 73(1), 327-352.</w:t>
        </w:r>
      </w:hyperlink>
      <w:r w:rsidDel="00000000" w:rsidR="00000000" w:rsidRPr="00000000">
        <w:rPr>
          <w:rtl w:val="0"/>
        </w:rPr>
      </w:r>
    </w:p>
    <w:p w:rsidR="00000000" w:rsidDel="00000000" w:rsidP="00000000" w:rsidRDefault="00000000" w:rsidRPr="00000000" w14:paraId="000000BD">
      <w:pPr>
        <w:numPr>
          <w:ilvl w:val="1"/>
          <w:numId w:val="15"/>
        </w:numPr>
        <w:ind w:left="1440" w:hanging="360"/>
      </w:pPr>
      <w:r w:rsidDel="00000000" w:rsidR="00000000" w:rsidRPr="00000000">
        <w:rPr>
          <w:rtl w:val="0"/>
        </w:rPr>
        <w:t xml:space="preserve">Relying upon attitude-based strategies to accomplish behavior change without </w:t>
      </w:r>
      <w:r w:rsidDel="00000000" w:rsidR="00000000" w:rsidRPr="00000000">
        <w:rPr>
          <w:b w:val="1"/>
          <w:bCs w:val="1"/>
          <w:highlight w:val="yellow"/>
          <w:rtl w:val="0"/>
        </w:rPr>
        <w:t xml:space="preserve">paying attention to habit mechanisms</w:t>
      </w:r>
      <w:r w:rsidDel="00000000" w:rsidR="00000000" w:rsidRPr="00000000">
        <w:rPr>
          <w:rtl w:val="0"/>
        </w:rPr>
        <w:t xml:space="preserve"> diminishes the likely impact of the strategy. Attitude-based strategies will have limited impact on behavior change if they fail to translate temporary behavior into </w:t>
      </w:r>
      <w:r w:rsidDel="00000000" w:rsidR="00000000" w:rsidRPr="00000000">
        <w:rPr>
          <w:b w:val="1"/>
          <w:bCs w:val="1"/>
          <w:highlight w:val="yellow"/>
          <w:rtl w:val="0"/>
        </w:rPr>
        <w:t xml:space="preserve">new long-term habits</w:t>
      </w:r>
      <w:r w:rsidDel="00000000" w:rsidR="00000000" w:rsidRPr="00000000">
        <w:rPr>
          <w:rtl w:val="0"/>
        </w:rPr>
        <w:t xml:space="preserve">, or if they are employed to try to change existing habits that are insensitive to changes in attitude. However, approaches that recognize the context-dependent operation of habits are able to exploit the potential of both attitude-based and habit-based strategies</w:t>
      </w:r>
    </w:p>
    <w:bookmarkStart w:colFirst="0" w:colLast="0" w:name="kix.gxotomx0l1iv" w:id="12"/>
    <w:bookmarkEnd w:id="12"/>
    <w:p w:rsidR="00000000" w:rsidDel="00000000" w:rsidP="00000000" w:rsidRDefault="00000000" w:rsidRPr="00000000" w14:paraId="000000BE">
      <w:pPr>
        <w:numPr>
          <w:ilvl w:val="0"/>
          <w:numId w:val="15"/>
        </w:numPr>
        <w:ind w:left="720" w:hanging="360"/>
      </w:pPr>
      <w:hyperlink r:id="rId145">
        <w:r w:rsidDel="00000000" w:rsidR="00000000" w:rsidRPr="00000000">
          <w:rPr>
            <w:color w:val="1155cc"/>
            <w:u w:val="single"/>
            <w:rtl w:val="0"/>
          </w:rPr>
          <w:t xml:space="preserve">Shin, Y. A., Constantino, S. M., Beckage, B., &amp; Lacasse, K. (2025). Climate change and opinion dynamics models: Linking individual, social, and institutional level changes. Current Opinion in Behavioral Sciences, 64, 101528.</w:t>
        </w:r>
      </w:hyperlink>
      <w:r w:rsidDel="00000000" w:rsidR="00000000" w:rsidRPr="00000000">
        <w:rPr>
          <w:rtl w:val="0"/>
        </w:rPr>
      </w:r>
    </w:p>
    <w:p w:rsidR="00000000" w:rsidDel="00000000" w:rsidP="00000000" w:rsidRDefault="00000000" w:rsidRPr="00000000" w14:paraId="000000BF">
      <w:pPr>
        <w:numPr>
          <w:ilvl w:val="1"/>
          <w:numId w:val="15"/>
        </w:numPr>
        <w:ind w:left="1440" w:hanging="360"/>
      </w:pPr>
      <w:r w:rsidDel="00000000" w:rsidR="00000000" w:rsidRPr="00000000">
        <w:rPr>
          <w:b w:val="1"/>
          <w:bCs w:val="1"/>
          <w:highlight w:val="yellow"/>
          <w:rtl w:val="0"/>
        </w:rPr>
        <w:t xml:space="preserve">Opinion dynamics models</w:t>
      </w:r>
      <w:r w:rsidDel="00000000" w:rsidR="00000000" w:rsidRPr="00000000">
        <w:rPr>
          <w:rtl w:val="0"/>
        </w:rPr>
        <w:t xml:space="preserve"> are increasingly used to understand changes in opinions, behaviors, and policy in the context of climate change. We review recent research that demonstrates how these </w:t>
      </w:r>
      <w:r w:rsidDel="00000000" w:rsidR="00000000" w:rsidRPr="00000000">
        <w:rPr>
          <w:b w:val="1"/>
          <w:bCs w:val="1"/>
          <w:highlight w:val="yellow"/>
          <w:rtl w:val="0"/>
        </w:rPr>
        <w:t xml:space="preserve">models enable the linkages between individual, social, institutional, and biophysical factors to explain when and how social change emerges over time</w:t>
      </w:r>
      <w:r w:rsidDel="00000000" w:rsidR="00000000" w:rsidRPr="00000000">
        <w:rPr>
          <w:rtl w:val="0"/>
        </w:rPr>
        <w:t xml:space="preserve"> and what its impact might be on emissions and the climate system.  </w:t>
      </w:r>
    </w:p>
    <w:p w:rsidR="00000000" w:rsidDel="00000000" w:rsidP="00000000" w:rsidRDefault="00000000" w:rsidRPr="00000000" w14:paraId="000000C0">
      <w:pPr>
        <w:numPr>
          <w:ilvl w:val="1"/>
          <w:numId w:val="15"/>
        </w:numPr>
        <w:ind w:left="1440" w:hanging="360"/>
      </w:pPr>
      <w:r w:rsidDel="00000000" w:rsidR="00000000" w:rsidRPr="00000000">
        <w:rPr>
          <w:rtl w:val="0"/>
        </w:rPr>
        <w:t xml:space="preserve">An ODM is a framework used to study how and when individuals’ opinions evolve and spread within a group over time [] ODMs reveal the dynamics of consensus, polarization, and societal transitions around climate change in various context</w:t>
      </w:r>
    </w:p>
    <w:p w:rsidR="00000000" w:rsidDel="00000000" w:rsidP="00000000" w:rsidRDefault="00000000" w:rsidRPr="00000000" w14:paraId="000000C1">
      <w:pPr>
        <w:ind w:left="1440" w:firstLine="0"/>
        <w:rPr/>
      </w:pPr>
      <w:hyperlink r:id="rId146">
        <w:r w:rsidDel="00000000" w:rsidR="00000000" w:rsidRPr="00000000">
          <w:rPr>
            <w:color w:val="1155cc"/>
            <w:u w:val="single"/>
            <w:rtl w:val="0"/>
          </w:rPr>
          <w:t xml:space="preserve">https://www.sciencedirect.com/science/article/abs/pii/S2352154625000476</w:t>
        </w:r>
      </w:hyperlink>
      <w:r w:rsidDel="00000000" w:rsidR="00000000" w:rsidRPr="00000000">
        <w:rPr>
          <w:rtl w:val="0"/>
        </w:rPr>
      </w:r>
    </w:p>
    <w:bookmarkStart w:colFirst="0" w:colLast="0" w:name="kix.gwy9vu764vbk" w:id="13"/>
    <w:bookmarkEnd w:id="13"/>
    <w:p w:rsidR="00000000" w:rsidDel="00000000" w:rsidP="00000000" w:rsidRDefault="00000000" w:rsidRPr="00000000" w14:paraId="000000C2">
      <w:pPr>
        <w:numPr>
          <w:ilvl w:val="0"/>
          <w:numId w:val="15"/>
        </w:numPr>
        <w:ind w:left="720" w:hanging="360"/>
      </w:pPr>
      <w:hyperlink r:id="rId147">
        <w:r w:rsidDel="00000000" w:rsidR="00000000" w:rsidRPr="00000000">
          <w:rPr>
            <w:color w:val="1155cc"/>
            <w:u w:val="single"/>
            <w:rtl w:val="0"/>
          </w:rPr>
          <w:t xml:space="preserve">Ardoin, N. M., &amp; Bowers, A. W. (2025). Collective action impacts on climate change mitigation. Current Opinion in Behavioral Sciences, 63, 101503.</w:t>
        </w:r>
      </w:hyperlink>
      <w:r w:rsidDel="00000000" w:rsidR="00000000" w:rsidRPr="00000000">
        <w:rPr>
          <w:rtl w:val="0"/>
        </w:rPr>
      </w:r>
    </w:p>
    <w:p w:rsidR="00000000" w:rsidDel="00000000" w:rsidP="00000000" w:rsidRDefault="00000000" w:rsidRPr="00000000" w14:paraId="000000C3">
      <w:pPr>
        <w:numPr>
          <w:ilvl w:val="1"/>
          <w:numId w:val="15"/>
        </w:numPr>
        <w:ind w:left="1440" w:hanging="360"/>
      </w:pPr>
      <w:r w:rsidDel="00000000" w:rsidR="00000000" w:rsidRPr="00000000">
        <w:rPr>
          <w:rtl w:val="0"/>
        </w:rPr>
        <w:t xml:space="preserve">We explore the conceptualization of climate change </w:t>
      </w:r>
      <w:r w:rsidDel="00000000" w:rsidR="00000000" w:rsidRPr="00000000">
        <w:rPr>
          <w:b w:val="1"/>
          <w:bCs w:val="1"/>
          <w:highlight w:val="yellow"/>
          <w:rtl w:val="0"/>
        </w:rPr>
        <w:t xml:space="preserve">as a collective action problem</w:t>
      </w:r>
      <w:r w:rsidDel="00000000" w:rsidR="00000000" w:rsidRPr="00000000">
        <w:rPr>
          <w:rtl w:val="0"/>
        </w:rPr>
        <w:t xml:space="preserve"> and review documented interventions and outcomes. Although researchers have made progress in understanding what drives collective climate action, </w:t>
      </w:r>
      <w:r w:rsidDel="00000000" w:rsidR="00000000" w:rsidRPr="00000000">
        <w:rPr>
          <w:b w:val="1"/>
          <w:bCs w:val="1"/>
          <w:highlight w:val="yellow"/>
          <w:rtl w:val="0"/>
        </w:rPr>
        <w:t xml:space="preserve">gaps</w:t>
      </w:r>
      <w:r w:rsidDel="00000000" w:rsidR="00000000" w:rsidRPr="00000000">
        <w:rPr>
          <w:rtl w:val="0"/>
        </w:rPr>
        <w:t xml:space="preserve"> remain in evaluating practical interventions and measuring long-term impacts.</w:t>
      </w:r>
    </w:p>
    <w:bookmarkStart w:colFirst="0" w:colLast="0" w:name="kix.dc9bbbb3g0fc" w:id="14"/>
    <w:bookmarkEnd w:id="14"/>
    <w:p w:rsidR="00000000" w:rsidDel="00000000" w:rsidP="00000000" w:rsidRDefault="00000000" w:rsidRPr="00000000" w14:paraId="000000C4">
      <w:pPr>
        <w:numPr>
          <w:ilvl w:val="0"/>
          <w:numId w:val="15"/>
        </w:numPr>
        <w:ind w:left="720" w:hanging="360"/>
      </w:pPr>
      <w:hyperlink r:id="rId148">
        <w:r w:rsidDel="00000000" w:rsidR="00000000" w:rsidRPr="00000000">
          <w:rPr>
            <w:color w:val="1155cc"/>
            <w:u w:val="single"/>
            <w:rtl w:val="0"/>
          </w:rPr>
          <w:t xml:space="preserve">Oktar, K., &amp; Lombrozo, T. (2025). How aggregated opinions shape beliefs. Nature Reviews Psychology, 1-15.</w:t>
        </w:r>
      </w:hyperlink>
      <w:r w:rsidDel="00000000" w:rsidR="00000000" w:rsidRPr="00000000">
        <w:rPr>
          <w:rtl w:val="0"/>
        </w:rPr>
      </w:r>
    </w:p>
    <w:p w:rsidR="00000000" w:rsidDel="00000000" w:rsidP="00000000" w:rsidRDefault="00000000" w:rsidRPr="00000000" w14:paraId="000000C5">
      <w:pPr>
        <w:numPr>
          <w:ilvl w:val="1"/>
          <w:numId w:val="15"/>
        </w:numPr>
        <w:ind w:left="1440" w:hanging="360"/>
      </w:pPr>
      <w:r w:rsidDel="00000000" w:rsidR="00000000" w:rsidRPr="00000000">
        <w:rPr>
          <w:rtl w:val="0"/>
        </w:rPr>
        <w:t xml:space="preserve">how individuals draw inductive</w:t>
      </w:r>
      <w:r w:rsidDel="00000000" w:rsidR="00000000" w:rsidRPr="00000000">
        <w:rPr>
          <w:b w:val="1"/>
          <w:bCs w:val="1"/>
          <w:highlight w:val="yellow"/>
          <w:rtl w:val="0"/>
        </w:rPr>
        <w:t xml:space="preserve"> inferences about the world based on the opinions of others.</w:t>
      </w:r>
      <w:r w:rsidDel="00000000" w:rsidR="00000000" w:rsidRPr="00000000">
        <w:rPr>
          <w:rtl w:val="0"/>
        </w:rPr>
        <w:t xml:space="preserve"> We draw on philosophy to clarify what conceptually distinguishes</w:t>
      </w:r>
      <w:r w:rsidDel="00000000" w:rsidR="00000000" w:rsidRPr="00000000">
        <w:rPr>
          <w:b w:val="1"/>
          <w:bCs w:val="1"/>
          <w:highlight w:val="yellow"/>
          <w:rtl w:val="0"/>
        </w:rPr>
        <w:t xml:space="preserve"> aggregated opinion</w:t>
      </w:r>
      <w:r w:rsidDel="00000000" w:rsidR="00000000" w:rsidRPr="00000000">
        <w:rPr>
          <w:rtl w:val="0"/>
        </w:rPr>
        <w:t xml:space="preserve"> from other forms of evidence, draw on political science to describe its functional origins in collective judgement and decision-making, and draw on psychology to shed light on the mechanisms that drive</w:t>
      </w:r>
      <w:r w:rsidDel="00000000" w:rsidR="00000000" w:rsidRPr="00000000">
        <w:rPr>
          <w:highlight w:val="yellow"/>
          <w:rtl w:val="0"/>
        </w:rPr>
        <w:t xml:space="preserve"> how individuals conform to, learn from and ignore the collected opinions of others</w:t>
      </w:r>
      <w:r w:rsidDel="00000000" w:rsidR="00000000" w:rsidRPr="00000000">
        <w:rPr>
          <w:rtl w:val="0"/>
        </w:rPr>
        <w:t xml:space="preserve">. </w:t>
      </w:r>
      <w:hyperlink r:id="rId149">
        <w:r w:rsidDel="00000000" w:rsidR="00000000" w:rsidRPr="00000000">
          <w:rPr>
            <w:color w:val="1155cc"/>
            <w:u w:val="single"/>
            <w:rtl w:val="0"/>
          </w:rPr>
          <w:t xml:space="preserve">https://www.nature.com/articles/s44159-024-00398-7</w:t>
        </w:r>
      </w:hyperlink>
      <w:r w:rsidDel="00000000" w:rsidR="00000000" w:rsidRPr="00000000">
        <w:rPr>
          <w:rtl w:val="0"/>
        </w:rPr>
      </w:r>
    </w:p>
    <w:bookmarkStart w:colFirst="0" w:colLast="0" w:name="kix.p81ptvgx0sp4" w:id="15"/>
    <w:bookmarkEnd w:id="15"/>
    <w:p w:rsidR="00000000" w:rsidDel="00000000" w:rsidP="00000000" w:rsidRDefault="00000000" w:rsidRPr="00000000" w14:paraId="000000C6">
      <w:pPr>
        <w:numPr>
          <w:ilvl w:val="0"/>
          <w:numId w:val="15"/>
        </w:numPr>
        <w:ind w:left="720" w:hanging="360"/>
        <w:rPr>
          <w:color w:val="ff00ff"/>
        </w:rPr>
      </w:pPr>
      <w:hyperlink r:id="rId150">
        <w:r w:rsidDel="00000000" w:rsidR="00000000" w:rsidRPr="00000000">
          <w:rPr>
            <w:color w:val="ff00ff"/>
            <w:u w:val="single"/>
            <w:rtl w:val="0"/>
          </w:rPr>
          <w:t xml:space="preserve">Colin-Jaeger, N., &amp; Dold, M. (2025). Individual autonomy and public deliberation in behavioral public policy. Humanities and Social Sciences Communications, 12(1), 1-10.</w:t>
        </w:r>
      </w:hyperlink>
      <w:r w:rsidDel="00000000" w:rsidR="00000000" w:rsidRPr="00000000">
        <w:rPr>
          <w:rtl w:val="0"/>
        </w:rPr>
      </w:r>
    </w:p>
    <w:p w:rsidR="00000000" w:rsidDel="00000000" w:rsidP="00000000" w:rsidRDefault="00000000" w:rsidRPr="00000000" w14:paraId="000000C7">
      <w:pPr>
        <w:numPr>
          <w:ilvl w:val="1"/>
          <w:numId w:val="15"/>
        </w:numPr>
        <w:ind w:left="1440" w:hanging="360"/>
      </w:pPr>
      <w:r w:rsidDel="00000000" w:rsidR="00000000" w:rsidRPr="00000000">
        <w:rPr>
          <w:highlight w:val="yellow"/>
          <w:rtl w:val="0"/>
        </w:rPr>
        <w:t xml:space="preserve">Nudges fail to promote autonomy</w:t>
      </w:r>
      <w:r w:rsidDel="00000000" w:rsidR="00000000" w:rsidRPr="00000000">
        <w:rPr>
          <w:rtl w:val="0"/>
        </w:rPr>
        <w:t xml:space="preserve"> : This article delves into the various meanings of autonomy in the BPP literature: freedom of choice, agency, and self-constitution. It focuses on autonomy as self-constitution, which acknowledges instrumental rationality but also considers </w:t>
      </w:r>
      <w:r w:rsidDel="00000000" w:rsidR="00000000" w:rsidRPr="00000000">
        <w:rPr>
          <w:b w:val="1"/>
          <w:bCs w:val="1"/>
          <w:highlight w:val="yellow"/>
          <w:rtl w:val="0"/>
        </w:rPr>
        <w:t xml:space="preserve">substantive rationality, i.e., people’s ability to reason about their goals, aspirations, and identitie</w:t>
      </w:r>
      <w:r w:rsidDel="00000000" w:rsidR="00000000" w:rsidRPr="00000000">
        <w:rPr>
          <w:rtl w:val="0"/>
        </w:rPr>
        <w:t xml:space="preserve">s. The article explores epistemic, normative, and psychological challenges of autonomy as self-constitution and suggests that public deliberation in mini-publics could mitigate some of these challenges. Moreover, it emphasizes that an autonomy-centric BPP should shift its focus from </w:t>
      </w:r>
      <w:r w:rsidDel="00000000" w:rsidR="00000000" w:rsidRPr="00000000">
        <w:rPr>
          <w:highlight w:val="yellow"/>
          <w:rtl w:val="0"/>
        </w:rPr>
        <w:t xml:space="preserve">reframing individual choice situations (i-frame interventions) to enabling public deliberation about institutional choices (s-frame interventions).</w:t>
      </w:r>
      <w:r w:rsidDel="00000000" w:rsidR="00000000" w:rsidRPr="00000000">
        <w:rPr>
          <w:rtl w:val="0"/>
        </w:rPr>
      </w:r>
    </w:p>
    <w:bookmarkStart w:colFirst="0" w:colLast="0" w:name="kix.6ha1f228p16t" w:id="16"/>
    <w:bookmarkEnd w:id="16"/>
    <w:p w:rsidR="00000000" w:rsidDel="00000000" w:rsidP="00000000" w:rsidRDefault="00000000" w:rsidRPr="00000000" w14:paraId="000000C8">
      <w:pPr>
        <w:numPr>
          <w:ilvl w:val="0"/>
          <w:numId w:val="15"/>
        </w:numPr>
        <w:ind w:left="720" w:hanging="360"/>
      </w:pPr>
      <w:hyperlink r:id="rId151">
        <w:r w:rsidDel="00000000" w:rsidR="00000000" w:rsidRPr="00000000">
          <w:rPr>
            <w:color w:val="1155cc"/>
            <w:u w:val="single"/>
            <w:rtl w:val="0"/>
          </w:rPr>
          <w:t xml:space="preserve">Baggs, E., &amp; Sanches de Oliveira, G. (2024). Rewilding psychology. Philosophical Transactions B, 379(1910), 20230287.</w:t>
        </w:r>
      </w:hyperlink>
      <w:r w:rsidDel="00000000" w:rsidR="00000000" w:rsidRPr="00000000">
        <w:rPr>
          <w:rtl w:val="0"/>
        </w:rPr>
      </w:r>
    </w:p>
    <w:p w:rsidR="00000000" w:rsidDel="00000000" w:rsidP="00000000" w:rsidRDefault="00000000" w:rsidRPr="00000000" w14:paraId="000000C9">
      <w:pPr>
        <w:numPr>
          <w:ilvl w:val="1"/>
          <w:numId w:val="15"/>
        </w:numPr>
        <w:ind w:left="1440" w:hanging="360"/>
      </w:pPr>
      <w:r w:rsidDel="00000000" w:rsidR="00000000" w:rsidRPr="00000000">
        <w:rPr>
          <w:rtl w:val="0"/>
        </w:rPr>
        <w:t xml:space="preserve">We examine and compare two existing field-based approaches: Roger Barker’s behaviour settings programme and Edwin Hutchins’s distributed cognition programme. Both programmes prioritize observational work, and both reject the individual as the unit of analysis in</w:t>
      </w:r>
      <w:r w:rsidDel="00000000" w:rsidR="00000000" w:rsidRPr="00000000">
        <w:rPr>
          <w:b w:val="1"/>
          <w:bCs w:val="1"/>
          <w:highlight w:val="yellow"/>
          <w:rtl w:val="0"/>
        </w:rPr>
        <w:t xml:space="preserve"> favour of a community-scale unit. </w:t>
      </w:r>
      <w:r w:rsidDel="00000000" w:rsidR="00000000" w:rsidRPr="00000000">
        <w:rPr>
          <w:rtl w:val="0"/>
        </w:rPr>
      </w:r>
    </w:p>
    <w:p w:rsidR="00000000" w:rsidDel="00000000" w:rsidP="00000000" w:rsidRDefault="00000000" w:rsidRPr="00000000" w14:paraId="000000CA">
      <w:pPr>
        <w:numPr>
          <w:ilvl w:val="1"/>
          <w:numId w:val="15"/>
        </w:numPr>
        <w:ind w:left="1440" w:hanging="360"/>
      </w:pPr>
      <w:r w:rsidDel="00000000" w:rsidR="00000000" w:rsidRPr="00000000">
        <w:rPr>
          <w:rtl w:val="0"/>
        </w:rPr>
        <w:t xml:space="preserve">The signature conceptual innovation of Barker’s research program is the concept of </w:t>
      </w:r>
      <w:r w:rsidDel="00000000" w:rsidR="00000000" w:rsidRPr="00000000">
        <w:rPr>
          <w:b w:val="1"/>
          <w:bCs w:val="1"/>
          <w:highlight w:val="yellow"/>
          <w:rtl w:val="0"/>
        </w:rPr>
        <w:t xml:space="preserve">behavior settings</w:t>
      </w:r>
      <w:r w:rsidDel="00000000" w:rsidR="00000000" w:rsidRPr="00000000">
        <w:rPr>
          <w:rtl w:val="0"/>
        </w:rPr>
        <w:t xml:space="preserve">. A behavior setting is a repeating pattern of behavior that exists at a scale larger than thse individual actor, and includes both collectives of actors and the objects and locations in which the action takes place</w:t>
      </w:r>
    </w:p>
    <w:bookmarkStart w:colFirst="0" w:colLast="0" w:name="kix.ag1yil6r6xt3" w:id="17"/>
    <w:bookmarkEnd w:id="17"/>
    <w:p w:rsidR="00000000" w:rsidDel="00000000" w:rsidP="00000000" w:rsidRDefault="00000000" w:rsidRPr="00000000" w14:paraId="000000CB">
      <w:pPr>
        <w:numPr>
          <w:ilvl w:val="0"/>
          <w:numId w:val="15"/>
        </w:numPr>
        <w:ind w:left="720" w:hanging="360"/>
      </w:pPr>
      <w:hyperlink r:id="rId152">
        <w:r w:rsidDel="00000000" w:rsidR="00000000" w:rsidRPr="00000000">
          <w:rPr>
            <w:color w:val="1155cc"/>
            <w:u w:val="single"/>
            <w:rtl w:val="0"/>
          </w:rPr>
          <w:t xml:space="preserve">Heino, M. T., Knittle, K., Noone, C., Hasselman, F., &amp; Hankonen, N. (2021). Studying behaviour change mechanisms under complexity. Behavioral Sciences, 11(5), 77.</w:t>
        </w:r>
      </w:hyperlink>
      <w:r w:rsidDel="00000000" w:rsidR="00000000" w:rsidRPr="00000000">
        <w:rPr>
          <w:rtl w:val="0"/>
        </w:rPr>
      </w:r>
    </w:p>
    <w:p w:rsidR="00000000" w:rsidDel="00000000" w:rsidP="00000000" w:rsidRDefault="00000000" w:rsidRPr="00000000" w14:paraId="000000CC">
      <w:pPr>
        <w:numPr>
          <w:ilvl w:val="1"/>
          <w:numId w:val="15"/>
        </w:numPr>
        <w:ind w:left="1440" w:hanging="360"/>
      </w:pPr>
      <w:r w:rsidDel="00000000" w:rsidR="00000000" w:rsidRPr="00000000">
        <w:rPr>
          <w:rtl w:val="0"/>
        </w:rPr>
        <w:t xml:space="preserve">Human behaviour is complex, and while we have formulated theoretical constructs to be as amenable as possible to linear methods of analysis, this may obscure important characteristics of behaviour change. Why are</w:t>
      </w:r>
      <w:r w:rsidDel="00000000" w:rsidR="00000000" w:rsidRPr="00000000">
        <w:rPr>
          <w:b w:val="1"/>
          <w:bCs w:val="1"/>
          <w:highlight w:val="yellow"/>
          <w:rtl w:val="0"/>
        </w:rPr>
        <w:t xml:space="preserve"> linear models inappropriate</w:t>
      </w:r>
      <w:r w:rsidDel="00000000" w:rsidR="00000000" w:rsidRPr="00000000">
        <w:rPr>
          <w:rtl w:val="0"/>
        </w:rPr>
        <w:t xml:space="preserve"> for many of our research questions in the behavioural sciences?</w:t>
      </w:r>
    </w:p>
    <w:p w:rsidR="00000000" w:rsidDel="00000000" w:rsidP="00000000" w:rsidRDefault="00000000" w:rsidRPr="00000000" w14:paraId="000000CD">
      <w:pPr>
        <w:numPr>
          <w:ilvl w:val="1"/>
          <w:numId w:val="15"/>
        </w:numPr>
        <w:ind w:left="1440" w:hanging="360"/>
      </w:pPr>
      <w:r w:rsidDel="00000000" w:rsidR="00000000" w:rsidRPr="00000000">
        <w:rPr>
          <w:rtl w:val="0"/>
        </w:rPr>
        <w:t xml:space="preserve">Although behaviour change maintenance has been theorised at length [1], existing theories do not incorporate complex systems principles, which might overcome the aforementioned issues. From the viewpoint of </w:t>
      </w:r>
      <w:r w:rsidDel="00000000" w:rsidR="00000000" w:rsidRPr="00000000">
        <w:rPr>
          <w:b w:val="1"/>
          <w:bCs w:val="1"/>
          <w:highlight w:val="yellow"/>
          <w:rtl w:val="0"/>
        </w:rPr>
        <w:t xml:space="preserve">complex systems science,</w:t>
      </w:r>
      <w:r w:rsidDel="00000000" w:rsidR="00000000" w:rsidRPr="00000000">
        <w:rPr>
          <w:highlight w:val="yellow"/>
          <w:rtl w:val="0"/>
        </w:rPr>
        <w:t xml:space="preserve"> the effects of</w:t>
      </w:r>
      <w:r w:rsidDel="00000000" w:rsidR="00000000" w:rsidRPr="00000000">
        <w:rPr>
          <w:b w:val="1"/>
          <w:bCs w:val="1"/>
          <w:highlight w:val="yellow"/>
          <w:rtl w:val="0"/>
        </w:rPr>
        <w:t xml:space="preserve"> behaviour change interventions can be considered as shocks to the system in which they take place</w:t>
      </w:r>
      <w:r w:rsidDel="00000000" w:rsidR="00000000" w:rsidRPr="00000000">
        <w:rPr>
          <w:rtl w:val="0"/>
        </w:rPr>
        <w:t xml:space="preserve">. The aim of the intervention shock is to alter the system’s status, pushing against existing forces to affect change</w:t>
      </w:r>
    </w:p>
    <w:p w:rsidR="00000000" w:rsidDel="00000000" w:rsidP="00000000" w:rsidRDefault="00000000" w:rsidRPr="00000000" w14:paraId="000000CE">
      <w:pPr>
        <w:numPr>
          <w:ilvl w:val="1"/>
          <w:numId w:val="15"/>
        </w:numPr>
        <w:ind w:left="1440" w:hanging="360"/>
      </w:pPr>
      <w:r w:rsidDel="00000000" w:rsidR="00000000" w:rsidRPr="00000000">
        <w:rPr>
          <w:rtl w:val="0"/>
        </w:rPr>
        <w:t xml:space="preserve">The linear methods traditionally used in psychology (e.g., multiple linear regression, ANOVA, and other cases of the general linear model) view psychological phenomena as following gradual changes over time. While sometimes useful as approximations, the assumptions of linear models are usually violated in practice</w:t>
      </w:r>
    </w:p>
    <w:p w:rsidR="00000000" w:rsidDel="00000000" w:rsidP="00000000" w:rsidRDefault="00000000" w:rsidRPr="00000000" w14:paraId="000000CF">
      <w:pPr>
        <w:numPr>
          <w:ilvl w:val="2"/>
          <w:numId w:val="15"/>
        </w:numPr>
        <w:ind w:left="2160" w:hanging="360"/>
      </w:pPr>
      <w:r w:rsidDel="00000000" w:rsidR="00000000" w:rsidRPr="00000000">
        <w:rPr>
          <w:rtl w:val="0"/>
        </w:rPr>
        <w:t xml:space="preserve">Attractor landscape model : </w:t>
      </w:r>
    </w:p>
    <w:p w:rsidR="00000000" w:rsidDel="00000000" w:rsidP="00000000" w:rsidRDefault="00000000" w:rsidRPr="00000000" w14:paraId="000000D0">
      <w:pPr>
        <w:ind w:left="2160" w:firstLine="0"/>
        <w:rPr/>
      </w:pPr>
      <w:r w:rsidDel="00000000" w:rsidR="00000000" w:rsidRPr="00000000">
        <w:rPr>
          <w:highlight w:val="yellow"/>
          <w:rtl w:val="0"/>
        </w:rPr>
        <w:t xml:space="preserve">“To give an example of the behaviour change process</w:t>
      </w:r>
      <w:r w:rsidDel="00000000" w:rsidR="00000000" w:rsidRPr="00000000">
        <w:rPr>
          <w:rtl w:val="0"/>
        </w:rPr>
        <w:t xml:space="preserve">, familiar to health psychologists: The combination of influences on behaviour develops a landscape in which </w:t>
      </w:r>
      <w:r w:rsidDel="00000000" w:rsidR="00000000" w:rsidRPr="00000000">
        <w:rPr>
          <w:b w:val="1"/>
          <w:bCs w:val="1"/>
          <w:highlight w:val="yellow"/>
          <w:rtl w:val="0"/>
        </w:rPr>
        <w:t xml:space="preserve">one attractor is ‘smoking’, the other one ‘non-smoking</w:t>
      </w:r>
      <w:r w:rsidDel="00000000" w:rsidR="00000000" w:rsidRPr="00000000">
        <w:rPr>
          <w:rtl w:val="0"/>
        </w:rPr>
        <w:t xml:space="preserve">’. Combinations of counselling interventions, environmental factors, access to tobacco products etc. could make the ‘smoking’ attractor more fragile (i.e., shallower). Hence, a small additional ‘push’ could make the system tip to the other attractor (non-smoking) – for example, pharmacological interventions stopping cravings (improving physical capability to resist temptations). However, if that new state is also rather shallow, another ‘push’ – even from random events such as facing some adversity or disappointment, or being offered a smoke by a colleague – could make the system tip back to the previous attractor (smoking)”.  </w:t>
      </w:r>
      <w:hyperlink r:id="rId153">
        <w:r w:rsidDel="00000000" w:rsidR="00000000" w:rsidRPr="00000000">
          <w:rPr>
            <w:color w:val="1155cc"/>
            <w:u w:val="single"/>
            <w:rtl w:val="0"/>
          </w:rPr>
          <w:t xml:space="preserve">https://www.tandfonline.com/doi/full/10.1080/17437199.2022.2146598#d1e433</w:t>
        </w:r>
      </w:hyperlink>
      <w:r w:rsidDel="00000000" w:rsidR="00000000" w:rsidRPr="00000000">
        <w:rPr>
          <w:rtl w:val="0"/>
        </w:rPr>
      </w:r>
    </w:p>
    <w:bookmarkStart w:colFirst="0" w:colLast="0" w:name="kix.98tftetl8gph" w:id="18"/>
    <w:bookmarkEnd w:id="18"/>
    <w:p w:rsidR="00000000" w:rsidDel="00000000" w:rsidP="00000000" w:rsidRDefault="00000000" w:rsidRPr="00000000" w14:paraId="000000D1">
      <w:pPr>
        <w:numPr>
          <w:ilvl w:val="0"/>
          <w:numId w:val="14"/>
        </w:numPr>
        <w:ind w:left="720" w:hanging="360"/>
      </w:pPr>
      <w:hyperlink r:id="rId154">
        <w:r w:rsidDel="00000000" w:rsidR="00000000" w:rsidRPr="00000000">
          <w:rPr>
            <w:color w:val="1155cc"/>
            <w:u w:val="single"/>
            <w:rtl w:val="0"/>
          </w:rPr>
          <w:t xml:space="preserve">El Kirat, H., van Belle, S., Khattabi, A., &amp; Belrhiti, Z. (2024). Behavioral change interventions, theories, and techniques to reduce physical inactivity and sedentary behavior in the general population: a scoping review. BMC Public Health, 24(1), 2099. </w:t>
        </w:r>
      </w:hyperlink>
      <w:r w:rsidDel="00000000" w:rsidR="00000000" w:rsidRPr="00000000">
        <w:rPr>
          <w:rtl w:val="0"/>
        </w:rPr>
        <w:t xml:space="preserve">Our review ofers an </w:t>
      </w:r>
      <w:r w:rsidDel="00000000" w:rsidR="00000000" w:rsidRPr="00000000">
        <w:rPr>
          <w:b w:val="1"/>
          <w:bCs w:val="1"/>
          <w:highlight w:val="yellow"/>
          <w:rtl w:val="0"/>
        </w:rPr>
        <w:t xml:space="preserve">innovative approach to systematically categorize behavioral theories interventions</w:t>
      </w:r>
      <w:r w:rsidDel="00000000" w:rsidR="00000000" w:rsidRPr="00000000">
        <w:rPr>
          <w:rtl w:val="0"/>
        </w:rPr>
        <w:t xml:space="preserve"> using a set of appropriate behavioral theories taxonomies, tools, and techniques, and provides working examples of how these taxonomies can be applied to assess the theory use and the described characteristics of BCT theory-informed interventions.</w:t>
      </w:r>
    </w:p>
    <w:p w:rsidR="00000000" w:rsidDel="00000000" w:rsidP="00000000" w:rsidRDefault="00000000" w:rsidRPr="00000000" w14:paraId="000000D2">
      <w:pPr>
        <w:numPr>
          <w:ilvl w:val="1"/>
          <w:numId w:val="14"/>
        </w:numPr>
        <w:ind w:left="1440" w:hanging="360"/>
      </w:pPr>
      <w:r w:rsidDel="00000000" w:rsidR="00000000" w:rsidRPr="00000000">
        <w:rPr>
          <w:rtl w:val="0"/>
        </w:rPr>
        <w:t xml:space="preserve">In sum, the </w:t>
      </w:r>
      <w:r w:rsidDel="00000000" w:rsidR="00000000" w:rsidRPr="00000000">
        <w:rPr>
          <w:b w:val="1"/>
          <w:bCs w:val="1"/>
          <w:highlight w:val="yellow"/>
          <w:rtl w:val="0"/>
        </w:rPr>
        <w:t xml:space="preserve">congruence between behavioral theories, the implementation settings, and the characteristics of the targeted subpopulations needs to be considered</w:t>
      </w:r>
      <w:r w:rsidDel="00000000" w:rsidR="00000000" w:rsidRPr="00000000">
        <w:rPr>
          <w:rtl w:val="0"/>
        </w:rPr>
        <w:t xml:space="preserve"> when designing behavioral theories interventions [] One size does not ft all. We also recommend, in line with (Noar et  al., 2008), that behavioral change practitioners select theories and techniques based on their congruence with participants’characteristics and the nature of the context. </w:t>
      </w:r>
      <w:hyperlink r:id="rId155">
        <w:r w:rsidDel="00000000" w:rsidR="00000000" w:rsidRPr="00000000">
          <w:rPr>
            <w:color w:val="1155cc"/>
            <w:u w:val="single"/>
            <w:rtl w:val="0"/>
          </w:rPr>
          <w:t xml:space="preserve">https://link.springer.com/content/pdf/10.1186/s12889-024-19600-9.pdf</w:t>
        </w:r>
      </w:hyperlink>
      <w:r w:rsidDel="00000000" w:rsidR="00000000" w:rsidRPr="00000000">
        <w:rPr>
          <w:rtl w:val="0"/>
        </w:rPr>
      </w:r>
    </w:p>
    <w:bookmarkStart w:colFirst="0" w:colLast="0" w:name="kix.m1q57km3t0hx" w:id="19"/>
    <w:bookmarkEnd w:id="19"/>
    <w:p w:rsidR="00000000" w:rsidDel="00000000" w:rsidP="00000000" w:rsidRDefault="00000000" w:rsidRPr="00000000" w14:paraId="000000D3">
      <w:pPr>
        <w:numPr>
          <w:ilvl w:val="0"/>
          <w:numId w:val="14"/>
        </w:numPr>
        <w:ind w:left="720" w:hanging="360"/>
      </w:pPr>
      <w:hyperlink r:id="rId156">
        <w:r w:rsidDel="00000000" w:rsidR="00000000" w:rsidRPr="00000000">
          <w:rPr>
            <w:color w:val="1155cc"/>
            <w:u w:val="single"/>
            <w:rtl w:val="0"/>
          </w:rPr>
          <w:t xml:space="preserve">McGann, M. (2024). Reorienting psychological science. Philosophical Transactions B, 379(1910), 20230288.</w:t>
        </w:r>
      </w:hyperlink>
      <w:r w:rsidDel="00000000" w:rsidR="00000000" w:rsidRPr="00000000">
        <w:rPr>
          <w:rtl w:val="0"/>
        </w:rPr>
      </w:r>
    </w:p>
    <w:p w:rsidR="00000000" w:rsidDel="00000000" w:rsidP="00000000" w:rsidRDefault="00000000" w:rsidRPr="00000000" w14:paraId="000000D4">
      <w:pPr>
        <w:numPr>
          <w:ilvl w:val="1"/>
          <w:numId w:val="14"/>
        </w:numPr>
        <w:ind w:left="1440" w:hanging="360"/>
      </w:pPr>
      <w:r w:rsidDel="00000000" w:rsidR="00000000" w:rsidRPr="00000000">
        <w:rPr>
          <w:rtl w:val="0"/>
        </w:rPr>
        <w:t xml:space="preserve">human behaviour is 3 organised not just on a moment to moment basis, but also at higher orders, on the broader scale</w:t>
      </w:r>
    </w:p>
    <w:p w:rsidR="00000000" w:rsidDel="00000000" w:rsidP="00000000" w:rsidRDefault="00000000" w:rsidRPr="00000000" w14:paraId="000000D5">
      <w:pPr>
        <w:numPr>
          <w:ilvl w:val="1"/>
          <w:numId w:val="14"/>
        </w:numPr>
        <w:ind w:left="1440" w:hanging="360"/>
      </w:pPr>
      <w:r w:rsidDel="00000000" w:rsidR="00000000" w:rsidRPr="00000000">
        <w:rPr>
          <w:rtl w:val="0"/>
        </w:rPr>
        <w:t xml:space="preserve">The first step to</w:t>
      </w:r>
      <w:r w:rsidDel="00000000" w:rsidR="00000000" w:rsidRPr="00000000">
        <w:rPr>
          <w:b w:val="1"/>
          <w:bCs w:val="1"/>
          <w:highlight w:val="yellow"/>
          <w:rtl w:val="0"/>
        </w:rPr>
        <w:t xml:space="preserve"> addressing either the scale-blindness of mainstream psychology</w:t>
      </w:r>
      <w:r w:rsidDel="00000000" w:rsidR="00000000" w:rsidRPr="00000000">
        <w:rPr>
          <w:rtl w:val="0"/>
        </w:rPr>
        <w:t xml:space="preserve">, or the limited articulations of scale in more dynamic fields, is simple to say, but tricky to manage: to be explicit about the scale at which we are working at all times.</w:t>
      </w:r>
    </w:p>
    <w:p w:rsidR="00000000" w:rsidDel="00000000" w:rsidP="00000000" w:rsidRDefault="00000000" w:rsidRPr="00000000" w14:paraId="000000D6">
      <w:pPr>
        <w:numPr>
          <w:ilvl w:val="1"/>
          <w:numId w:val="14"/>
        </w:numPr>
        <w:ind w:left="1440" w:hanging="360"/>
      </w:pPr>
      <w:r w:rsidDel="00000000" w:rsidR="00000000" w:rsidRPr="00000000">
        <w:rPr>
          <w:rtl w:val="0"/>
        </w:rPr>
        <w:t xml:space="preserve">Raja and Heras-Escribano (2023) have explicitly described behaviour settings as providing what they call</w:t>
      </w:r>
      <w:r w:rsidDel="00000000" w:rsidR="00000000" w:rsidRPr="00000000">
        <w:rPr>
          <w:b w:val="1"/>
          <w:bCs w:val="1"/>
          <w:highlight w:val="yellow"/>
          <w:rtl w:val="0"/>
        </w:rPr>
        <w:t xml:space="preserve"> “enabling constraints”</w:t>
      </w:r>
      <w:r w:rsidDel="00000000" w:rsidR="00000000" w:rsidRPr="00000000">
        <w:rPr>
          <w:rtl w:val="0"/>
        </w:rPr>
        <w:t xml:space="preserve">. Enabling constraints are constraints that, as a result of the limitations they impose make some things either possible at all, or more likely. They describe means of how this mode of analysis can be made continuous with modelling practice in Gibsonian ecological psychology more generally, which tends to be task- focused.</w:t>
      </w:r>
    </w:p>
    <w:p w:rsidR="00000000" w:rsidDel="00000000" w:rsidP="00000000" w:rsidRDefault="00000000" w:rsidRPr="00000000" w14:paraId="000000D7">
      <w:pPr>
        <w:numPr>
          <w:ilvl w:val="1"/>
          <w:numId w:val="14"/>
        </w:numPr>
        <w:ind w:left="1440" w:hanging="360"/>
      </w:pPr>
      <w:r w:rsidDel="00000000" w:rsidR="00000000" w:rsidRPr="00000000">
        <w:rPr>
          <w:rtl w:val="0"/>
        </w:rPr>
        <w:t xml:space="preserve">In a sense, c</w:t>
      </w:r>
      <w:r w:rsidDel="00000000" w:rsidR="00000000" w:rsidRPr="00000000">
        <w:rPr>
          <w:b w:val="1"/>
          <w:bCs w:val="1"/>
          <w:highlight w:val="yellow"/>
          <w:rtl w:val="0"/>
        </w:rPr>
        <w:t xml:space="preserve">ontext is at the core</w:t>
      </w:r>
      <w:r w:rsidDel="00000000" w:rsidR="00000000" w:rsidRPr="00000000">
        <w:rPr>
          <w:rtl w:val="0"/>
        </w:rPr>
        <w:t xml:space="preserve"> of the replication crisis in behavioural science (something Cronbach, 1975, foresaw). In circumstances where we do not have a clear theory of context, or how the organisation and production of behaviour is affected by the broader domain in which it occurs, then evaluating the validity of any laboratory finding is a fraught project. Different psychological phenomena that present in the same behaviour, or the same underlying psychological dynamics that results in different behaviours, cannot be recognised, as there is no surrounding context to support their systematic and disciplined categorisation.</w:t>
      </w:r>
    </w:p>
    <w:p w:rsidR="00000000" w:rsidDel="00000000" w:rsidP="00000000" w:rsidRDefault="00000000" w:rsidRPr="00000000" w14:paraId="000000D8">
      <w:pPr>
        <w:numPr>
          <w:ilvl w:val="1"/>
          <w:numId w:val="14"/>
        </w:numPr>
        <w:ind w:left="1440" w:hanging="360"/>
      </w:pPr>
      <w:r w:rsidDel="00000000" w:rsidR="00000000" w:rsidRPr="00000000">
        <w:rPr>
          <w:b w:val="1"/>
          <w:bCs w:val="1"/>
          <w:highlight w:val="yellow"/>
          <w:rtl w:val="0"/>
        </w:rPr>
        <w:t xml:space="preserve">With behaviour settings</w:t>
      </w:r>
      <w:r w:rsidDel="00000000" w:rsidR="00000000" w:rsidRPr="00000000">
        <w:rPr>
          <w:rtl w:val="0"/>
        </w:rPr>
        <w:t xml:space="preserve">, we can move beyond such simple notions of distributions, to recognise that</w:t>
      </w:r>
      <w:r w:rsidDel="00000000" w:rsidR="00000000" w:rsidRPr="00000000">
        <w:rPr>
          <w:b w:val="1"/>
          <w:bCs w:val="1"/>
          <w:highlight w:val="yellow"/>
          <w:rtl w:val="0"/>
        </w:rPr>
        <w:t xml:space="preserve"> real-world behaviour occurs in behaviour settings, which have particular kinds of structure</w:t>
      </w:r>
      <w:r w:rsidDel="00000000" w:rsidR="00000000" w:rsidRPr="00000000">
        <w:rPr>
          <w:rtl w:val="0"/>
        </w:rPr>
        <w:t xml:space="preserve"> - roles of inhabitants, relations between behaviours and furnishings, and more.</w:t>
      </w:r>
    </w:p>
    <w:bookmarkStart w:colFirst="0" w:colLast="0" w:name="kix.otsp5robwras" w:id="20"/>
    <w:bookmarkEnd w:id="20"/>
    <w:p w:rsidR="00000000" w:rsidDel="00000000" w:rsidP="00000000" w:rsidRDefault="00000000" w:rsidRPr="00000000" w14:paraId="000000D9">
      <w:pPr>
        <w:numPr>
          <w:ilvl w:val="1"/>
          <w:numId w:val="14"/>
        </w:numPr>
        <w:ind w:left="1440" w:hanging="360"/>
      </w:pPr>
      <w:hyperlink r:id="rId157">
        <w:r w:rsidDel="00000000" w:rsidR="00000000" w:rsidRPr="00000000">
          <w:rPr>
            <w:color w:val="1155cc"/>
            <w:u w:val="single"/>
            <w:rtl w:val="0"/>
          </w:rPr>
          <w:t xml:space="preserve">People, places, things and communities: expanding behaviour settings theory in the twenty-first century.</w:t>
        </w:r>
      </w:hyperlink>
      <w:r w:rsidDel="00000000" w:rsidR="00000000" w:rsidRPr="00000000">
        <w:rPr>
          <w:rtl w:val="0"/>
        </w:rPr>
        <w:t xml:space="preserve"> </w:t>
      </w:r>
    </w:p>
    <w:p w:rsidR="00000000" w:rsidDel="00000000" w:rsidP="00000000" w:rsidRDefault="00000000" w:rsidRPr="00000000" w14:paraId="000000DA">
      <w:pPr>
        <w:numPr>
          <w:ilvl w:val="2"/>
          <w:numId w:val="14"/>
        </w:numPr>
        <w:ind w:left="2160" w:hanging="360"/>
      </w:pPr>
      <w:r w:rsidDel="00000000" w:rsidR="00000000" w:rsidRPr="00000000">
        <w:rPr>
          <w:rtl w:val="0"/>
        </w:rPr>
        <w:t xml:space="preserve">Trends and developments in recent behavioural and cognitive sciences demonstrate the need for a well-developed theoretical and empirical framework for examining the ecology of human behaviour. The increasing recognition of the role of the environment and interaction with the environment in the organization of behaviour within the cognitive sciences has not been met with an equally disciplined and systematic account of that environment. </w:t>
        <w:br w:type="textWrapping"/>
        <w:t xml:space="preserve">In recent decades</w:t>
      </w:r>
      <w:r w:rsidDel="00000000" w:rsidR="00000000" w:rsidRPr="00000000">
        <w:rPr>
          <w:b w:val="1"/>
          <w:bCs w:val="1"/>
          <w:highlight w:val="yellow"/>
          <w:rtl w:val="0"/>
        </w:rPr>
        <w:t xml:space="preserve">, cognitive science has come to a renewed appreciation of the role of the environment, of social and material context,</w:t>
      </w:r>
      <w:r w:rsidDel="00000000" w:rsidR="00000000" w:rsidRPr="00000000">
        <w:rPr>
          <w:rtl w:val="0"/>
        </w:rPr>
        <w:t xml:space="preserve"> in the processes of cognition and behaviour. The arising of ‘embedded’, ‘distributed’ and ‘situated’ approaches to cognitive science [1] has seen a push against forms of computationalism that isolate the cognitive agent from the world around it behind a screen of interpretation and information processing.</w:t>
      </w:r>
    </w:p>
    <w:p w:rsidR="00000000" w:rsidDel="00000000" w:rsidP="00000000" w:rsidRDefault="00000000" w:rsidRPr="00000000" w14:paraId="000000DB">
      <w:pPr>
        <w:numPr>
          <w:ilvl w:val="2"/>
          <w:numId w:val="14"/>
        </w:numPr>
        <w:ind w:left="2160" w:hanging="360"/>
      </w:pPr>
      <w:r w:rsidDel="00000000" w:rsidR="00000000" w:rsidRPr="00000000">
        <w:rPr>
          <w:rtl w:val="0"/>
        </w:rPr>
        <w:t xml:space="preserve">As organisms, we exist as manifestations of our biological ecology; as agents, we exist as manifestations of our behavioural ecology. It will take a long time for such counter-individualist implications to work their way through to changing intuitions and common sense, and a reimagining of what it is to be a thinking being. These seismic changes may be underway, though we have seen few tremors in real terms yet. [] Ecological psychologists have proposed that </w:t>
      </w:r>
      <w:r w:rsidDel="00000000" w:rsidR="00000000" w:rsidRPr="00000000">
        <w:rPr>
          <w:b w:val="1"/>
          <w:bCs w:val="1"/>
          <w:highlight w:val="yellow"/>
          <w:rtl w:val="0"/>
        </w:rPr>
        <w:t xml:space="preserve">the unit of analysis in the behavioural sciences shift from the individual organism to the system of organism-and-environment </w:t>
      </w:r>
      <w:r w:rsidDel="00000000" w:rsidR="00000000" w:rsidRPr="00000000">
        <w:rPr>
          <w:rtl w:val="0"/>
        </w:rPr>
        <w:t xml:space="preserve">[25,26]. Along with others (e.g. [27,28]; see [29] for a more comprehensive overview), they have imported into cognitive science the tools and analytical techniques of dynamical systems analysis, which have resulted in really quite dramatic transformations of how the psychological agent is conceived and investigated</w:t>
      </w:r>
    </w:p>
    <w:bookmarkStart w:colFirst="0" w:colLast="0" w:name="kix.slwxxbvks5e4" w:id="21"/>
    <w:bookmarkEnd w:id="21"/>
    <w:p w:rsidR="00000000" w:rsidDel="00000000" w:rsidP="00000000" w:rsidRDefault="00000000" w:rsidRPr="00000000" w14:paraId="000000DC">
      <w:pPr>
        <w:numPr>
          <w:ilvl w:val="0"/>
          <w:numId w:val="14"/>
        </w:numPr>
        <w:spacing w:after="0" w:afterAutospacing="0" w:before="240" w:lineRule="auto"/>
        <w:ind w:left="720" w:hanging="360"/>
      </w:pPr>
      <w:hyperlink r:id="rId158">
        <w:r w:rsidDel="00000000" w:rsidR="00000000" w:rsidRPr="00000000">
          <w:rPr>
            <w:color w:val="1155cc"/>
            <w:u w:val="single"/>
            <w:rtl w:val="0"/>
          </w:rPr>
          <w:t xml:space="preserve">Pienkowski, T., Jagadish, A., Battista, W., Blaise, G. C., Christie, A. P., Clark, M., ... &amp; Mills, M. (2024). Five lessons for avoiding failure when scaling in conservation. Nature Ecology &amp; Evolution, 8(10), 1804-1814.  </w:t>
        </w:r>
      </w:hyperlink>
      <w:r w:rsidDel="00000000" w:rsidR="00000000" w:rsidRPr="00000000">
        <w:rPr>
          <w:rtl w:val="0"/>
        </w:rPr>
      </w:r>
    </w:p>
    <w:p w:rsidR="00000000" w:rsidDel="00000000" w:rsidP="00000000" w:rsidRDefault="00000000" w:rsidRPr="00000000" w14:paraId="000000DD">
      <w:pPr>
        <w:numPr>
          <w:ilvl w:val="0"/>
          <w:numId w:val="13"/>
        </w:numPr>
        <w:ind w:left="1440" w:hanging="360"/>
      </w:pPr>
      <w:r w:rsidDel="00000000" w:rsidR="00000000" w:rsidRPr="00000000">
        <w:rPr>
          <w:rtl w:val="0"/>
        </w:rPr>
        <w:t xml:space="preserve">Moore et al. distinguish between </w:t>
      </w:r>
      <w:r w:rsidDel="00000000" w:rsidR="00000000" w:rsidRPr="00000000">
        <w:rPr>
          <w:b w:val="1"/>
          <w:bCs w:val="1"/>
          <w:highlight w:val="yellow"/>
          <w:rtl w:val="0"/>
        </w:rPr>
        <w:t xml:space="preserve">scaling out, scaling up and scaling deep</w:t>
      </w:r>
      <w:r w:rsidDel="00000000" w:rsidR="00000000" w:rsidRPr="00000000">
        <w:rPr>
          <w:rtl w:val="0"/>
        </w:rPr>
        <w:t xml:space="preserve">, which can be applied to conservation actions (Table 1). Scaling out involves expanding an action to more people or places—often starting from pilot or grassroots projects—and may be achieved in several ways [] Scaling up involves engaging with higher institutional levels to change the rules, logics and incentives to facilitate uptake (for example, creating dedicated funding mechanisms to encourage uptake of an action) [] y, scaling deep involves changing underlying attitudes, norms, knowledge and values to accelerate adoption and structural transformation </w:t>
      </w:r>
    </w:p>
    <w:p w:rsidR="00000000" w:rsidDel="00000000" w:rsidP="00000000" w:rsidRDefault="00000000" w:rsidRPr="00000000" w14:paraId="000000DE">
      <w:pPr>
        <w:numPr>
          <w:ilvl w:val="0"/>
          <w:numId w:val="13"/>
        </w:numPr>
        <w:ind w:left="1440" w:hanging="360"/>
      </w:pPr>
      <w:r w:rsidDel="00000000" w:rsidR="00000000" w:rsidRPr="00000000">
        <w:rPr>
          <w:rtl w:val="0"/>
        </w:rPr>
        <w:t xml:space="preserve">Wigboldus and Brouwers127 argue that plans to scale agricultural innovations are often a black box of general ideas and unquestioned assumptions. In response, they propose the concept of theories of scaling127—a logical explanation of how a given action is expected to reach a desired scale. Theories of scaling could come in many forms depending on users’ needs (see inset figure for an example) and may be standalone or integrated into broader theories of change (explaining how actions are expected to lead to envisioned changes)</w:t>
      </w:r>
    </w:p>
    <w:p w:rsidR="00000000" w:rsidDel="00000000" w:rsidP="00000000" w:rsidRDefault="00000000" w:rsidRPr="00000000" w14:paraId="000000DF">
      <w:pPr>
        <w:numPr>
          <w:ilvl w:val="0"/>
          <w:numId w:val="13"/>
        </w:numPr>
        <w:ind w:left="1440" w:hanging="360"/>
      </w:pPr>
      <w:r w:rsidDel="00000000" w:rsidR="00000000" w:rsidRPr="00000000">
        <w:rPr>
          <w:rtl w:val="0"/>
        </w:rPr>
        <w:t xml:space="preserve">Meadows92 argues that the most powerful leverage points in systems—such as shifting mindsets, goals and power dynamics—can be the most difficult to change. Nevertheless, Moore et al.34 contend that the</w:t>
      </w:r>
      <w:r w:rsidDel="00000000" w:rsidR="00000000" w:rsidRPr="00000000">
        <w:rPr>
          <w:b w:val="1"/>
          <w:bCs w:val="1"/>
          <w:highlight w:val="yellow"/>
          <w:rtl w:val="0"/>
        </w:rPr>
        <w:t xml:space="preserve"> feedback processes between scaling out, up and deep can be harnessed to create societal transformation</w:t>
      </w:r>
      <w:r w:rsidDel="00000000" w:rsidR="00000000" w:rsidRPr="00000000">
        <w:rPr>
          <w:rtl w:val="0"/>
        </w:rPr>
        <w:t xml:space="preserve">. For example, scaling out communal fisheries practices may lead to the scaling deep of pro-environmental values, representing deep leverage points for sustainability transitions93. Engaging such feedback processes may help to catalyse positive social tipping points towards sustainability</w:t>
      </w:r>
    </w:p>
    <w:p w:rsidR="00000000" w:rsidDel="00000000" w:rsidP="00000000" w:rsidRDefault="00000000" w:rsidRPr="00000000" w14:paraId="000000E0">
      <w:pPr>
        <w:numPr>
          <w:ilvl w:val="0"/>
          <w:numId w:val="13"/>
        </w:numPr>
        <w:ind w:left="1440" w:hanging="360"/>
      </w:pPr>
      <w:r w:rsidDel="00000000" w:rsidR="00000000" w:rsidRPr="00000000">
        <w:rPr>
          <w:rtl w:val="0"/>
        </w:rPr>
        <w:t xml:space="preserve">Much of the scaling research in conservation </w:t>
      </w:r>
      <w:r w:rsidDel="00000000" w:rsidR="00000000" w:rsidRPr="00000000">
        <w:rPr>
          <w:b w:val="1"/>
          <w:bCs w:val="1"/>
          <w:highlight w:val="yellow"/>
          <w:rtl w:val="0"/>
        </w:rPr>
        <w:t xml:space="preserve">has focused on individual decision-makin</w:t>
      </w:r>
      <w:r w:rsidDel="00000000" w:rsidR="00000000" w:rsidRPr="00000000">
        <w:rPr>
          <w:rtl w:val="0"/>
        </w:rPr>
        <w:t xml:space="preserve">g, such as how costs, benefits and social pressures influence adoption. However, considerable research demonstrates that </w:t>
      </w:r>
      <w:r w:rsidDel="00000000" w:rsidR="00000000" w:rsidRPr="00000000">
        <w:rPr>
          <w:b w:val="1"/>
          <w:bCs w:val="1"/>
          <w:highlight w:val="yellow"/>
          <w:rtl w:val="0"/>
        </w:rPr>
        <w:t xml:space="preserve">conservation actions are an exercise of power</w:t>
      </w:r>
      <w:r w:rsidDel="00000000" w:rsidR="00000000" w:rsidRPr="00000000">
        <w:rPr>
          <w:rtl w:val="0"/>
        </w:rPr>
        <w:t xml:space="preserve">95,96. Multiple actors at different institutional levels determine which actions are adopted and implemented on the ground, including governments, funders and financers, civil society organizations, local groups and the wider public</w:t>
      </w:r>
    </w:p>
    <w:bookmarkStart w:colFirst="0" w:colLast="0" w:name="kix.j82raqdhlsyh" w:id="22"/>
    <w:bookmarkEnd w:id="22"/>
    <w:p w:rsidR="00000000" w:rsidDel="00000000" w:rsidP="00000000" w:rsidRDefault="00000000" w:rsidRPr="00000000" w14:paraId="000000E1">
      <w:pPr>
        <w:numPr>
          <w:ilvl w:val="0"/>
          <w:numId w:val="18"/>
        </w:numPr>
        <w:ind w:left="720" w:hanging="360"/>
      </w:pPr>
      <w:hyperlink r:id="rId159">
        <w:r w:rsidDel="00000000" w:rsidR="00000000" w:rsidRPr="00000000">
          <w:rPr>
            <w:color w:val="1155cc"/>
            <w:u w:val="single"/>
            <w:rtl w:val="0"/>
          </w:rPr>
          <w:t xml:space="preserve">Madsen, J. K., de-Wit, L., Ayton, P., Brick, C., de-Moliere, L., &amp; Groom, C. J. (2024). Behavioral science should start by assuming people are reasonable. Trends in Cognitive Sciences, 28(7), 583-585. </w:t>
        </w:r>
      </w:hyperlink>
      <w:r w:rsidDel="00000000" w:rsidR="00000000" w:rsidRPr="00000000">
        <w:rPr>
          <w:rtl w:val="0"/>
        </w:rPr>
      </w:r>
    </w:p>
    <w:p w:rsidR="00000000" w:rsidDel="00000000" w:rsidP="00000000" w:rsidRDefault="00000000" w:rsidRPr="00000000" w14:paraId="000000E2">
      <w:pPr>
        <w:numPr>
          <w:ilvl w:val="1"/>
          <w:numId w:val="18"/>
        </w:numPr>
        <w:ind w:left="1440" w:hanging="360"/>
      </w:pPr>
      <w:r w:rsidDel="00000000" w:rsidR="00000000" w:rsidRPr="00000000">
        <w:rPr>
          <w:rtl w:val="0"/>
        </w:rPr>
        <w:t xml:space="preserve">Assuming that </w:t>
      </w:r>
      <w:r w:rsidDel="00000000" w:rsidR="00000000" w:rsidRPr="00000000">
        <w:rPr>
          <w:b w:val="1"/>
          <w:bCs w:val="1"/>
          <w:highlight w:val="yellow"/>
          <w:rtl w:val="0"/>
        </w:rPr>
        <w:t xml:space="preserve">people are reasonable highlights the need to engage </w:t>
      </w:r>
      <w:r w:rsidDel="00000000" w:rsidR="00000000" w:rsidRPr="00000000">
        <w:rPr>
          <w:rtl w:val="0"/>
        </w:rPr>
        <w:t xml:space="preserve">with people who are the targets of interventions. This turns them from targets into partners and also acknowledges the systems they inhabit.</w:t>
      </w:r>
    </w:p>
    <w:p w:rsidR="00000000" w:rsidDel="00000000" w:rsidP="00000000" w:rsidRDefault="00000000" w:rsidRPr="00000000" w14:paraId="000000E3">
      <w:pPr>
        <w:numPr>
          <w:ilvl w:val="1"/>
          <w:numId w:val="18"/>
        </w:numPr>
        <w:ind w:left="1440" w:hanging="360"/>
      </w:pPr>
      <w:r w:rsidDel="00000000" w:rsidR="00000000" w:rsidRPr="00000000">
        <w:rPr>
          <w:rtl w:val="0"/>
        </w:rPr>
        <w:t xml:space="preserve">Homo irrationalis is often accompanied by</w:t>
      </w:r>
      <w:r w:rsidDel="00000000" w:rsidR="00000000" w:rsidRPr="00000000">
        <w:rPr>
          <w:b w:val="1"/>
          <w:bCs w:val="1"/>
          <w:highlight w:val="yellow"/>
          <w:rtl w:val="0"/>
        </w:rPr>
        <w:t xml:space="preserve"> a seductive vocabulary of cognitive biases offering the appearance of</w:t>
      </w:r>
      <w:r w:rsidDel="00000000" w:rsidR="00000000" w:rsidRPr="00000000">
        <w:rPr>
          <w:rtl w:val="0"/>
        </w:rPr>
        <w:t xml:space="preserve"> a comprehensive explanation which can be appealing in trying to solve complex policy problems (Box 1). However, this caricature risks being used as a framework to explain behavior in hindsight by retrospectively applying a bias and thereby confecting a misleading impression of explanatory power.</w:t>
      </w:r>
    </w:p>
    <w:p w:rsidR="00000000" w:rsidDel="00000000" w:rsidP="00000000" w:rsidRDefault="00000000" w:rsidRPr="00000000" w14:paraId="000000E4">
      <w:pPr>
        <w:numPr>
          <w:ilvl w:val="1"/>
          <w:numId w:val="18"/>
        </w:numPr>
        <w:ind w:left="1440" w:hanging="360"/>
      </w:pPr>
      <w:r w:rsidDel="00000000" w:rsidR="00000000" w:rsidRPr="00000000">
        <w:rPr>
          <w:rtl w:val="0"/>
        </w:rPr>
        <w:t xml:space="preserve">Researchers and policymakers need to exhaust alternative explanations based on people’s goals and social environments before assuming irrationality and to use methods that engage participants as partners not just targets of interventions</w:t>
      </w:r>
    </w:p>
    <w:bookmarkStart w:colFirst="0" w:colLast="0" w:name="kix.e3lx5vmyb0u1" w:id="23"/>
    <w:bookmarkEnd w:id="23"/>
    <w:p w:rsidR="00000000" w:rsidDel="00000000" w:rsidP="00000000" w:rsidRDefault="00000000" w:rsidRPr="00000000" w14:paraId="000000E5">
      <w:pPr>
        <w:numPr>
          <w:ilvl w:val="0"/>
          <w:numId w:val="2"/>
        </w:numPr>
        <w:ind w:left="720" w:hanging="360"/>
      </w:pPr>
      <w:hyperlink r:id="rId160">
        <w:r w:rsidDel="00000000" w:rsidR="00000000" w:rsidRPr="00000000">
          <w:rPr>
            <w:color w:val="1155cc"/>
            <w:u w:val="single"/>
            <w:rtl w:val="0"/>
          </w:rPr>
          <w:t xml:space="preserve">Mukhtarov, F. (2024). Combining behavioural and reflective policy tools for the environment: a scoping review of behavioural public policy literature. Journal of Environmental Planning and Management, 67(4), 714-741.</w:t>
        </w:r>
      </w:hyperlink>
      <w:r w:rsidDel="00000000" w:rsidR="00000000" w:rsidRPr="00000000">
        <w:rPr>
          <w:rtl w:val="0"/>
        </w:rPr>
      </w:r>
    </w:p>
    <w:p w:rsidR="00000000" w:rsidDel="00000000" w:rsidP="00000000" w:rsidRDefault="00000000" w:rsidRPr="00000000" w14:paraId="000000E6">
      <w:pPr>
        <w:numPr>
          <w:ilvl w:val="1"/>
          <w:numId w:val="2"/>
        </w:numPr>
        <w:ind w:left="1440" w:hanging="360"/>
      </w:pPr>
      <w:r w:rsidDel="00000000" w:rsidR="00000000" w:rsidRPr="00000000">
        <w:rPr>
          <w:rtl w:val="0"/>
        </w:rPr>
        <w:t xml:space="preserve">Notion de </w:t>
      </w:r>
      <w:r w:rsidDel="00000000" w:rsidR="00000000" w:rsidRPr="00000000">
        <w:rPr>
          <w:b w:val="1"/>
          <w:bCs w:val="1"/>
          <w:highlight w:val="yellow"/>
          <w:rtl w:val="0"/>
        </w:rPr>
        <w:t xml:space="preserve">compliance</w:t>
      </w:r>
      <w:r w:rsidDel="00000000" w:rsidR="00000000" w:rsidRPr="00000000">
        <w:rPr>
          <w:rtl w:val="0"/>
        </w:rPr>
        <w:t xml:space="preserve"> (dans les approches comportementales) e</w:t>
      </w:r>
      <w:r w:rsidDel="00000000" w:rsidR="00000000" w:rsidRPr="00000000">
        <w:rPr>
          <w:b w:val="1"/>
          <w:bCs w:val="1"/>
          <w:highlight w:val="yellow"/>
          <w:rtl w:val="0"/>
        </w:rPr>
        <w:t xml:space="preserve">t importance de la croyance dans le gouvernemen</w:t>
      </w:r>
      <w:r w:rsidDel="00000000" w:rsidR="00000000" w:rsidRPr="00000000">
        <w:rPr>
          <w:b w:val="1"/>
          <w:bCs w:val="1"/>
          <w:rtl w:val="0"/>
        </w:rPr>
        <w:t xml:space="preserve">t </w:t>
      </w:r>
      <w:r w:rsidDel="00000000" w:rsidR="00000000" w:rsidRPr="00000000">
        <w:rPr>
          <w:b w:val="1"/>
          <w:bCs w:val="1"/>
          <w:highlight w:val="yellow"/>
          <w:rtl w:val="0"/>
        </w:rPr>
        <w:t xml:space="preserve">(et plus généralement du contexte social dans lequel le comportement s’inscrit) </w:t>
      </w:r>
      <w:r w:rsidDel="00000000" w:rsidR="00000000" w:rsidRPr="00000000">
        <w:rPr>
          <w:highlight w:val="yellow"/>
          <w:rtl w:val="0"/>
        </w:rPr>
        <w:t xml:space="preserve">:</w:t>
      </w:r>
      <w:r w:rsidDel="00000000" w:rsidR="00000000" w:rsidRPr="00000000">
        <w:rPr>
          <w:rtl w:val="0"/>
        </w:rPr>
        <w:br w:type="textWrapping"/>
        <w:t xml:space="preserve">“Situating behavioural public policy in the debates on policy mixes and governance. [] most studies consider micro-contexts in designing and applying policy tools such as frames and nudges, but</w:t>
      </w:r>
      <w:r w:rsidDel="00000000" w:rsidR="00000000" w:rsidRPr="00000000">
        <w:rPr>
          <w:b w:val="1"/>
          <w:bCs w:val="1"/>
          <w:highlight w:val="yellow"/>
          <w:rtl w:val="0"/>
        </w:rPr>
        <w:t xml:space="preserve"> fail to consider so-called ‘macrocontexts’ that include structural issues such as inequalities, discrimination or socio-economic and cultural trends.</w:t>
      </w:r>
      <w:r w:rsidDel="00000000" w:rsidR="00000000" w:rsidRPr="00000000">
        <w:rPr>
          <w:rtl w:val="0"/>
        </w:rPr>
        <w:t xml:space="preserve"> A focus on ‘social practices’ instead of exclusively on behaviour may help to address this gap [] trust in government is an important factor in predicting the success of behavioural interventions – considerations in favor of more contextual (macro and micro) approaches to BPP. As Leong and Howlett (2020, 18) put it, the new policy science informed by behavioural insights must “understand the basis on which compliance is likely to occur. Three elements of the behavioural state – motivations, bases of compliance and legitimacy are all important considerations.”  </w:t>
      </w:r>
    </w:p>
    <w:bookmarkStart w:colFirst="0" w:colLast="0" w:name="kix.900duaxdz3ov" w:id="24"/>
    <w:bookmarkEnd w:id="24"/>
    <w:p w:rsidR="00000000" w:rsidDel="00000000" w:rsidP="00000000" w:rsidRDefault="00000000" w:rsidRPr="00000000" w14:paraId="000000E7">
      <w:pPr>
        <w:numPr>
          <w:ilvl w:val="0"/>
          <w:numId w:val="2"/>
        </w:numPr>
        <w:ind w:left="720" w:hanging="360"/>
      </w:pPr>
      <w:hyperlink r:id="rId161">
        <w:r w:rsidDel="00000000" w:rsidR="00000000" w:rsidRPr="00000000">
          <w:rPr>
            <w:color w:val="1155cc"/>
            <w:u w:val="single"/>
            <w:rtl w:val="0"/>
          </w:rPr>
          <w:t xml:space="preserve">Krpan, D. (2024). Agenda for psychological and behavioural science of transformative behavioural change. Behavioural Public Policy, 1-26.</w:t>
        </w:r>
      </w:hyperlink>
      <w:r w:rsidDel="00000000" w:rsidR="00000000" w:rsidRPr="00000000">
        <w:rPr>
          <w:rtl w:val="0"/>
        </w:rPr>
      </w:r>
    </w:p>
    <w:p w:rsidR="00000000" w:rsidDel="00000000" w:rsidP="00000000" w:rsidRDefault="00000000" w:rsidRPr="00000000" w14:paraId="000000E8">
      <w:pPr>
        <w:numPr>
          <w:ilvl w:val="1"/>
          <w:numId w:val="2"/>
        </w:numPr>
        <w:ind w:left="1440" w:hanging="360"/>
      </w:pPr>
      <w:r w:rsidDel="00000000" w:rsidR="00000000" w:rsidRPr="00000000">
        <w:rPr>
          <w:rtl w:val="0"/>
        </w:rPr>
        <w:t xml:space="preserve">The term</w:t>
      </w:r>
      <w:r w:rsidDel="00000000" w:rsidR="00000000" w:rsidRPr="00000000">
        <w:rPr>
          <w:b w:val="1"/>
          <w:bCs w:val="1"/>
          <w:highlight w:val="yellow"/>
          <w:rtl w:val="0"/>
        </w:rPr>
        <w:t xml:space="preserve"> transformative behavioural change</w:t>
      </w:r>
      <w:r w:rsidDel="00000000" w:rsidR="00000000" w:rsidRPr="00000000">
        <w:rPr>
          <w:rtl w:val="0"/>
        </w:rPr>
        <w:t xml:space="preserve"> typically applies to a shift in someone’s actions that can be described as significant, fundamental, radical and/or difficult-to-achieve, and </w:t>
      </w:r>
      <w:r w:rsidDel="00000000" w:rsidR="00000000" w:rsidRPr="00000000">
        <w:rPr>
          <w:b w:val="1"/>
          <w:bCs w:val="1"/>
          <w:highlight w:val="yellow"/>
          <w:rtl w:val="0"/>
        </w:rPr>
        <w:t xml:space="preserve">involves a transformation of one’s way of being and living</w:t>
      </w:r>
      <w:r w:rsidDel="00000000" w:rsidR="00000000" w:rsidRPr="00000000">
        <w:rPr>
          <w:rtl w:val="0"/>
        </w:rPr>
        <w:t xml:space="preserve"> [] As part of this change, the person may need to acquire new skills and adapt to different work environments, which may lead to profound changes in their professional and personal identity</w:t>
      </w:r>
    </w:p>
    <w:p w:rsidR="00000000" w:rsidDel="00000000" w:rsidP="00000000" w:rsidRDefault="00000000" w:rsidRPr="00000000" w14:paraId="000000E9">
      <w:pPr>
        <w:numPr>
          <w:ilvl w:val="1"/>
          <w:numId w:val="2"/>
        </w:numPr>
        <w:ind w:left="1440" w:hanging="360"/>
      </w:pPr>
      <w:r w:rsidDel="00000000" w:rsidR="00000000" w:rsidRPr="00000000">
        <w:rPr>
          <w:rtl w:val="0"/>
        </w:rPr>
        <w:t xml:space="preserve">In this context, </w:t>
      </w:r>
      <w:r w:rsidDel="00000000" w:rsidR="00000000" w:rsidRPr="00000000">
        <w:rPr>
          <w:b w:val="1"/>
          <w:bCs w:val="1"/>
          <w:highlight w:val="yellow"/>
          <w:rtl w:val="0"/>
        </w:rPr>
        <w:t xml:space="preserve">transformative non-behavioural changes</w:t>
      </w:r>
      <w:r w:rsidDel="00000000" w:rsidR="00000000" w:rsidRPr="00000000">
        <w:rPr>
          <w:rtl w:val="0"/>
        </w:rPr>
        <w:t xml:space="preserve"> can comprise any profound shifts in one’s way of thinking, attitudes, sense of self, personality, wellbeing, etc. whereas any profound and difficult-to-achieve shifts that apply to other forms of actions and activities in the physical environment can be considered transformative behavioural changes [] Transformative non-behavioural and behavioural changes can overlap, since the mental processes comprising a non-behavioural change can precede and influence a behavioural change. However, it should be noted that a transformative non-behavioural change does not directly equate to a transformative behavioural change, as it can also lead to only minor behavioural changes, and it remains unclear under which circumstances each outcome may arise.</w:t>
      </w:r>
    </w:p>
    <w:p w:rsidR="00000000" w:rsidDel="00000000" w:rsidP="00000000" w:rsidRDefault="00000000" w:rsidRPr="00000000" w14:paraId="000000EA">
      <w:pPr>
        <w:numPr>
          <w:ilvl w:val="1"/>
          <w:numId w:val="2"/>
        </w:numPr>
        <w:ind w:left="1440" w:hanging="360"/>
      </w:pPr>
      <w:r w:rsidDel="00000000" w:rsidR="00000000" w:rsidRPr="00000000">
        <w:rPr>
          <w:rtl w:val="0"/>
        </w:rPr>
        <w:t xml:space="preserve">It is assumed that certain transformative behavioural changes can lead to societal transformations if adopted in large numbers</w:t>
      </w:r>
    </w:p>
    <w:p w:rsidR="00000000" w:rsidDel="00000000" w:rsidP="00000000" w:rsidRDefault="00000000" w:rsidRPr="00000000" w14:paraId="000000EB">
      <w:pPr>
        <w:numPr>
          <w:ilvl w:val="1"/>
          <w:numId w:val="2"/>
        </w:numPr>
        <w:ind w:left="1440" w:hanging="360"/>
      </w:pPr>
      <w:r w:rsidDel="00000000" w:rsidR="00000000" w:rsidRPr="00000000">
        <w:rPr>
          <w:rtl w:val="0"/>
        </w:rPr>
        <w:t xml:space="preserve">In psychological and behavioural literature, </w:t>
      </w:r>
      <w:r w:rsidDel="00000000" w:rsidR="00000000" w:rsidRPr="00000000">
        <w:rPr>
          <w:highlight w:val="yellow"/>
          <w:rtl w:val="0"/>
        </w:rPr>
        <w:t xml:space="preserve">various constructs can be identified that have some overlap with transformative behavioural change but do not directly focus on it</w:t>
      </w:r>
      <w:r w:rsidDel="00000000" w:rsidR="00000000" w:rsidRPr="00000000">
        <w:rPr>
          <w:rtl w:val="0"/>
        </w:rPr>
        <w:t xml:space="preserve"> (i.e., they concern phenomena that may involve this change but were not created with the aim to zoom in on it and uncover its main features and mechanisms, in which domains it occurs, etc.). These constructs are summarised in Table 2</w:t>
      </w:r>
    </w:p>
    <w:p w:rsidR="00000000" w:rsidDel="00000000" w:rsidP="00000000" w:rsidRDefault="00000000" w:rsidRPr="00000000" w14:paraId="000000EC">
      <w:pPr>
        <w:numPr>
          <w:ilvl w:val="1"/>
          <w:numId w:val="2"/>
        </w:numPr>
        <w:ind w:left="1440" w:hanging="360"/>
      </w:pPr>
      <w:r w:rsidDel="00000000" w:rsidR="00000000" w:rsidRPr="00000000">
        <w:rPr>
          <w:rtl w:val="0"/>
        </w:rPr>
        <w:t xml:space="preserve">The review of constructs from Table 2 leads to one important conclusion.</w:t>
      </w:r>
      <w:r w:rsidDel="00000000" w:rsidR="00000000" w:rsidRPr="00000000">
        <w:rPr>
          <w:b w:val="1"/>
          <w:bCs w:val="1"/>
          <w:highlight w:val="yellow"/>
          <w:rtl w:val="0"/>
        </w:rPr>
        <w:t xml:space="preserve"> There is no construct that</w:t>
      </w:r>
      <w:r w:rsidDel="00000000" w:rsidR="00000000" w:rsidRPr="00000000">
        <w:rPr>
          <w:rtl w:val="0"/>
        </w:rPr>
        <w:t xml:space="preserve"> (a) investigates changes which are specifically behavioural and transformative, (b) comprehensively maps areas of human activity in which any such changes occur and (c) examines their triggers (i.e., causes), characteristics and mechanisms across these areas to form an overarching theoretical explanation of trans- formative behavioural change and uncover how such a change could be induced in multiple settings. Taken together, the literature review shows that</w:t>
      </w:r>
      <w:r w:rsidDel="00000000" w:rsidR="00000000" w:rsidRPr="00000000">
        <w:rPr>
          <w:b w:val="1"/>
          <w:bCs w:val="1"/>
          <w:highlight w:val="yellow"/>
          <w:rtl w:val="0"/>
        </w:rPr>
        <w:t xml:space="preserve"> this change has not been systematically investigated </w:t>
      </w:r>
      <w:r w:rsidDel="00000000" w:rsidR="00000000" w:rsidRPr="00000000">
        <w:rPr>
          <w:rtl w:val="0"/>
        </w:rPr>
        <w:t xml:space="preserve">as a topic in psychological and behavioural science.</w:t>
      </w:r>
    </w:p>
    <w:p w:rsidR="00000000" w:rsidDel="00000000" w:rsidP="00000000" w:rsidRDefault="00000000" w:rsidRPr="00000000" w14:paraId="000000ED">
      <w:pPr>
        <w:numPr>
          <w:ilvl w:val="1"/>
          <w:numId w:val="2"/>
        </w:numPr>
        <w:ind w:left="1440" w:hanging="360"/>
      </w:pPr>
      <w:r w:rsidDel="00000000" w:rsidR="00000000" w:rsidRPr="00000000">
        <w:rPr>
          <w:rtl w:val="0"/>
        </w:rPr>
        <w:t xml:space="preserve">Since the </w:t>
      </w:r>
      <w:r w:rsidDel="00000000" w:rsidR="00000000" w:rsidRPr="00000000">
        <w:rPr>
          <w:b w:val="1"/>
          <w:bCs w:val="1"/>
          <w:highlight w:val="yellow"/>
          <w:rtl w:val="0"/>
        </w:rPr>
        <w:t xml:space="preserve">absence of a clear conceptualisation of transformative behavioural change </w:t>
      </w:r>
      <w:r w:rsidDel="00000000" w:rsidR="00000000" w:rsidRPr="00000000">
        <w:rPr>
          <w:rtl w:val="0"/>
        </w:rPr>
        <w:t xml:space="preserve">might be one of the main obstacles to studying it, the essential step of the proposed agenda entails clarifying what this change is and identifying its examples.</w:t>
      </w:r>
    </w:p>
    <w:bookmarkStart w:colFirst="0" w:colLast="0" w:name="kix.wv35owiuoy6i" w:id="25"/>
    <w:bookmarkEnd w:id="25"/>
    <w:p w:rsidR="00000000" w:rsidDel="00000000" w:rsidP="00000000" w:rsidRDefault="00000000" w:rsidRPr="00000000" w14:paraId="000000EE">
      <w:pPr>
        <w:numPr>
          <w:ilvl w:val="0"/>
          <w:numId w:val="2"/>
        </w:numPr>
        <w:ind w:left="720" w:hanging="360"/>
      </w:pPr>
      <w:hyperlink r:id="rId162">
        <w:r w:rsidDel="00000000" w:rsidR="00000000" w:rsidRPr="00000000">
          <w:rPr>
            <w:color w:val="1155cc"/>
            <w:u w:val="single"/>
            <w:rtl w:val="0"/>
          </w:rPr>
          <w:t xml:space="preserve">Luhmann, M., Fassbender, I., Alcock, M., &amp; Haehner, P. (2021). A dimensional taxonomy of perceived characteristics of major life events. Journal of Personality and Social Psychology, 121(3), 633. </w:t>
        </w:r>
      </w:hyperlink>
      <w:r w:rsidDel="00000000" w:rsidR="00000000" w:rsidRPr="00000000">
        <w:rPr>
          <w:rtl w:val="0"/>
        </w:rPr>
      </w:r>
    </w:p>
    <w:p w:rsidR="00000000" w:rsidDel="00000000" w:rsidP="00000000" w:rsidRDefault="00000000" w:rsidRPr="00000000" w14:paraId="000000EF">
      <w:pPr>
        <w:numPr>
          <w:ilvl w:val="1"/>
          <w:numId w:val="2"/>
        </w:numPr>
        <w:ind w:left="1440" w:hanging="360"/>
      </w:pPr>
      <w:r w:rsidDel="00000000" w:rsidR="00000000" w:rsidRPr="00000000">
        <w:rPr>
          <w:b w:val="1"/>
          <w:bCs w:val="1"/>
          <w:highlight w:val="yellow"/>
          <w:rtl w:val="0"/>
        </w:rPr>
        <w:t xml:space="preserve">Major life events (MLEs)</w:t>
      </w:r>
      <w:r w:rsidDel="00000000" w:rsidR="00000000" w:rsidRPr="00000000">
        <w:rPr>
          <w:rtl w:val="0"/>
        </w:rPr>
        <w:t xml:space="preserve"> are studied in many different areas in psychology such as personality development, clinical psychology, or posttraumatic growth. In all of these areas, a common finding is that MLEs differ in their effects on psychological outcomes. However, a framework that allows a systematic examination of these differences is still absent. This paper presents a systematic literature review and 4 empirical studies (Ns between 226 and 449, total N = 1,477) in which we developed and evaluated a </w:t>
      </w:r>
      <w:r w:rsidDel="00000000" w:rsidR="00000000" w:rsidRPr="00000000">
        <w:rPr>
          <w:b w:val="1"/>
          <w:bCs w:val="1"/>
          <w:highlight w:val="yellow"/>
          <w:rtl w:val="0"/>
        </w:rPr>
        <w:t xml:space="preserve">dimensional taxonomy of nine perceived characteristics of MLEs</w:t>
      </w:r>
      <w:r w:rsidDel="00000000" w:rsidR="00000000" w:rsidRPr="00000000">
        <w:rPr>
          <w:highlight w:val="yellow"/>
          <w:rtl w:val="0"/>
        </w:rPr>
        <w:t xml:space="preserve">: valence, impact, predictability, challenge, emotional significance, change in world views, social status changes, external </w:t>
      </w:r>
      <w:r w:rsidDel="00000000" w:rsidR="00000000" w:rsidRPr="00000000">
        <w:rPr>
          <w:rtl w:val="0"/>
        </w:rPr>
        <w:t xml:space="preserve">control, and extraordinariness.</w:t>
      </w:r>
    </w:p>
    <w:bookmarkStart w:colFirst="0" w:colLast="0" w:name="kix.osgbptkklzkr" w:id="26"/>
    <w:bookmarkEnd w:id="26"/>
    <w:p w:rsidR="00000000" w:rsidDel="00000000" w:rsidP="00000000" w:rsidRDefault="00000000" w:rsidRPr="00000000" w14:paraId="000000F0">
      <w:pPr>
        <w:numPr>
          <w:ilvl w:val="0"/>
          <w:numId w:val="2"/>
        </w:numPr>
        <w:ind w:left="720" w:hanging="360"/>
      </w:pPr>
      <w:hyperlink r:id="rId163">
        <w:r w:rsidDel="00000000" w:rsidR="00000000" w:rsidRPr="00000000">
          <w:rPr>
            <w:color w:val="1155cc"/>
            <w:u w:val="single"/>
            <w:rtl w:val="0"/>
          </w:rPr>
          <w:t xml:space="preserve">Hoggan, C., Mälkki, K., &amp; Finnegan, F. (2017). Developing the theory of perspective transformation: Continuity, intersubjectivity, and emancipatory praxis. Adult Education Quarterly, 67(1), 48-64.</w:t>
        </w:r>
      </w:hyperlink>
      <w:r w:rsidDel="00000000" w:rsidR="00000000" w:rsidRPr="00000000">
        <w:rPr>
          <w:rtl w:val="0"/>
        </w:rPr>
      </w:r>
    </w:p>
    <w:p w:rsidR="00000000" w:rsidDel="00000000" w:rsidP="00000000" w:rsidRDefault="00000000" w:rsidRPr="00000000" w14:paraId="000000F1">
      <w:pPr>
        <w:numPr>
          <w:ilvl w:val="1"/>
          <w:numId w:val="2"/>
        </w:numPr>
        <w:ind w:left="1440" w:hanging="360"/>
      </w:pPr>
      <w:r w:rsidDel="00000000" w:rsidR="00000000" w:rsidRPr="00000000">
        <w:rPr>
          <w:b w:val="1"/>
          <w:bCs w:val="1"/>
          <w:highlight w:val="yellow"/>
          <w:rtl w:val="0"/>
        </w:rPr>
        <w:t xml:space="preserve">Transformative learning</w:t>
      </w:r>
      <w:r w:rsidDel="00000000" w:rsidR="00000000" w:rsidRPr="00000000">
        <w:rPr>
          <w:rtl w:val="0"/>
        </w:rPr>
        <w:t xml:space="preserve"> refers broadly to “processes that result in </w:t>
      </w:r>
      <w:r w:rsidDel="00000000" w:rsidR="00000000" w:rsidRPr="00000000">
        <w:rPr>
          <w:b w:val="1"/>
          <w:bCs w:val="1"/>
          <w:highlight w:val="yellow"/>
          <w:rtl w:val="0"/>
        </w:rPr>
        <w:t xml:space="preserve">significant and irreversible changes in the way a person experiences, conceptualizes, and interacts with the world”</w:t>
      </w:r>
      <w:r w:rsidDel="00000000" w:rsidR="00000000" w:rsidRPr="00000000">
        <w:rPr>
          <w:rtl w:val="0"/>
        </w:rPr>
        <w:t xml:space="preserve"> [] . This article is built around three key concepts: continuity, intersubjectivity, and emancipatory praxis. The three concepts highlight distinct but overlapping aspects of perspective transformation which are linked to the personal, relational, and social aspects of learning</w:t>
      </w:r>
    </w:p>
    <w:p w:rsidR="00000000" w:rsidDel="00000000" w:rsidP="00000000" w:rsidRDefault="00000000" w:rsidRPr="00000000" w14:paraId="000000F2">
      <w:pPr>
        <w:numPr>
          <w:ilvl w:val="0"/>
          <w:numId w:val="2"/>
        </w:numPr>
        <w:ind w:left="720" w:hanging="360"/>
      </w:pPr>
      <w:hyperlink r:id="rId164">
        <w:r w:rsidDel="00000000" w:rsidR="00000000" w:rsidRPr="00000000">
          <w:rPr>
            <w:color w:val="1155cc"/>
            <w:u w:val="single"/>
            <w:rtl w:val="0"/>
          </w:rPr>
          <w:t xml:space="preserve">Bühler, J. L., Orth, U., Bleidorn, W., Weber, E., Kretzschmar, A., Scheling, L., &amp; Hopwood, C. J. (2024). Life events and personality change: A systematic review and meta-analysis. European Journal of Personality, 38(3), 544-568.</w:t>
        </w:r>
      </w:hyperlink>
      <w:r w:rsidDel="00000000" w:rsidR="00000000" w:rsidRPr="00000000">
        <w:rPr>
          <w:rtl w:val="0"/>
        </w:rPr>
      </w:r>
    </w:p>
    <w:p w:rsidR="00000000" w:rsidDel="00000000" w:rsidP="00000000" w:rsidRDefault="00000000" w:rsidRPr="00000000" w14:paraId="000000F3">
      <w:pPr>
        <w:numPr>
          <w:ilvl w:val="1"/>
          <w:numId w:val="2"/>
        </w:numPr>
        <w:ind w:left="1440" w:hanging="360"/>
      </w:pPr>
      <w:r w:rsidDel="00000000" w:rsidR="00000000" w:rsidRPr="00000000">
        <w:rPr>
          <w:rtl w:val="0"/>
        </w:rPr>
        <w:t xml:space="preserve">Results supported reliable and specific albeit relatively </w:t>
      </w:r>
      <w:r w:rsidDel="00000000" w:rsidR="00000000" w:rsidRPr="00000000">
        <w:rPr>
          <w:b w:val="1"/>
          <w:bCs w:val="1"/>
          <w:highlight w:val="yellow"/>
          <w:rtl w:val="0"/>
        </w:rPr>
        <w:t xml:space="preserve">small effects of life events on personality change. </w:t>
      </w:r>
    </w:p>
    <w:p w:rsidR="00000000" w:rsidDel="00000000" w:rsidP="00000000" w:rsidRDefault="00000000" w:rsidRPr="00000000" w14:paraId="000000F4">
      <w:pPr>
        <w:numPr>
          <w:ilvl w:val="1"/>
          <w:numId w:val="2"/>
        </w:numPr>
        <w:ind w:left="1440" w:hanging="360"/>
      </w:pPr>
      <w:r w:rsidDel="00000000" w:rsidR="00000000" w:rsidRPr="00000000">
        <w:rPr>
          <w:rtl w:val="0"/>
        </w:rPr>
        <w:t xml:space="preserve">Effects were </w:t>
      </w:r>
      <w:r w:rsidDel="00000000" w:rsidR="00000000" w:rsidRPr="00000000">
        <w:rPr>
          <w:b w:val="1"/>
          <w:bCs w:val="1"/>
          <w:highlight w:val="yellow"/>
          <w:rtl w:val="0"/>
        </w:rPr>
        <w:t xml:space="preserve">larger and more consistent in the work than in the love domain, with graduation, the first job, a new relationship, marriage, and divorce showing the strongest effects</w:t>
      </w:r>
      <w:r w:rsidDel="00000000" w:rsidR="00000000" w:rsidRPr="00000000">
        <w:rPr>
          <w:rtl w:val="0"/>
        </w:rPr>
        <w:t xml:space="preserve"> on change in personality variables.  </w:t>
      </w:r>
      <w:hyperlink r:id="rId165">
        <w:r w:rsidDel="00000000" w:rsidR="00000000" w:rsidRPr="00000000">
          <w:rPr>
            <w:color w:val="1155cc"/>
            <w:u w:val="single"/>
            <w:rtl w:val="0"/>
          </w:rPr>
          <w:t xml:space="preserve">https://journals.sagepub.com/doi/full/10.1177/08902070231190219</w:t>
        </w:r>
      </w:hyperlink>
      <w:r w:rsidDel="00000000" w:rsidR="00000000" w:rsidRPr="00000000">
        <w:rPr>
          <w:rtl w:val="0"/>
        </w:rPr>
      </w:r>
    </w:p>
    <w:bookmarkStart w:colFirst="0" w:colLast="0" w:name="kix.2x2q0fqlakxt" w:id="27"/>
    <w:bookmarkEnd w:id="27"/>
    <w:p w:rsidR="00000000" w:rsidDel="00000000" w:rsidP="00000000" w:rsidRDefault="00000000" w:rsidRPr="00000000" w14:paraId="000000F5">
      <w:pPr>
        <w:numPr>
          <w:ilvl w:val="1"/>
          <w:numId w:val="2"/>
        </w:numPr>
        <w:ind w:left="1440" w:hanging="360"/>
      </w:pPr>
      <w:hyperlink r:id="rId166">
        <w:r w:rsidDel="00000000" w:rsidR="00000000" w:rsidRPr="00000000">
          <w:rPr>
            <w:color w:val="1155cc"/>
            <w:u w:val="single"/>
            <w:rtl w:val="0"/>
          </w:rPr>
          <w:t xml:space="preserve">Schwaba, T., Denissen, J. J., Luhmann, M., Hopwood, C. J., &amp; Bleidorn, W. (2023). Subjective experiences of life events match individual differences in personality development. Journal of Personality and Social Psychology, 125(5), 1136. </w:t>
        </w:r>
      </w:hyperlink>
      <w:r w:rsidDel="00000000" w:rsidR="00000000" w:rsidRPr="00000000">
        <w:rPr>
          <w:rtl w:val="0"/>
        </w:rPr>
        <w:t xml:space="preserve"> </w:t>
      </w:r>
    </w:p>
    <w:p w:rsidR="00000000" w:rsidDel="00000000" w:rsidP="00000000" w:rsidRDefault="00000000" w:rsidRPr="00000000" w14:paraId="000000F6">
      <w:pPr>
        <w:numPr>
          <w:ilvl w:val="2"/>
          <w:numId w:val="2"/>
        </w:numPr>
        <w:ind w:left="2160" w:hanging="360"/>
      </w:pPr>
      <w:r w:rsidDel="00000000" w:rsidR="00000000" w:rsidRPr="00000000">
        <w:rPr>
          <w:rtl w:val="0"/>
        </w:rPr>
        <w:t xml:space="preserve">The last 2 decades have witnessed increased research on the role of life events in personality trait development, but few findings appear to be robust. We propose that a key to resolving this issue is </w:t>
      </w:r>
      <w:r w:rsidDel="00000000" w:rsidR="00000000" w:rsidRPr="00000000">
        <w:rPr>
          <w:b w:val="1"/>
          <w:bCs w:val="1"/>
          <w:highlight w:val="yellow"/>
          <w:rtl w:val="0"/>
        </w:rPr>
        <w:t xml:space="preserve">incorporating individuals’ subjective experiences</w:t>
      </w:r>
      <w:r w:rsidDel="00000000" w:rsidR="00000000" w:rsidRPr="00000000">
        <w:rPr>
          <w:rtl w:val="0"/>
        </w:rPr>
        <w:t xml:space="preserve"> into the study of event-related development. [] These participants, even those who experienced the same event, had markedly</w:t>
      </w:r>
      <w:r w:rsidDel="00000000" w:rsidR="00000000" w:rsidRPr="00000000">
        <w:rPr>
          <w:highlight w:val="yellow"/>
          <w:rtl w:val="0"/>
        </w:rPr>
        <w:t xml:space="preserve"> heterogenous perceptions</w:t>
      </w:r>
      <w:r w:rsidDel="00000000" w:rsidR="00000000" w:rsidRPr="00000000">
        <w:rPr>
          <w:rtl w:val="0"/>
        </w:rPr>
        <w:t xml:space="preserve"> of how their traits changed and why each event affected their personality. </w:t>
      </w:r>
      <w:hyperlink r:id="rId167">
        <w:r w:rsidDel="00000000" w:rsidR="00000000" w:rsidRPr="00000000">
          <w:rPr>
            <w:color w:val="1155cc"/>
            <w:u w:val="single"/>
            <w:rtl w:val="0"/>
          </w:rPr>
          <w:t xml:space="preserve">https://psycnet.apa.org/fulltext/2024-21268-003.html</w:t>
        </w:r>
      </w:hyperlink>
      <w:r w:rsidDel="00000000" w:rsidR="00000000" w:rsidRPr="00000000">
        <w:rPr>
          <w:rtl w:val="0"/>
        </w:rPr>
      </w:r>
    </w:p>
    <w:p w:rsidR="00000000" w:rsidDel="00000000" w:rsidP="00000000" w:rsidRDefault="00000000" w:rsidRPr="00000000" w14:paraId="000000F7">
      <w:pPr>
        <w:numPr>
          <w:ilvl w:val="1"/>
          <w:numId w:val="2"/>
        </w:numPr>
        <w:ind w:left="1440" w:hanging="360"/>
      </w:pPr>
      <w:hyperlink r:id="rId168">
        <w:r w:rsidDel="00000000" w:rsidR="00000000" w:rsidRPr="00000000">
          <w:rPr>
            <w:color w:val="1155cc"/>
            <w:u w:val="single"/>
            <w:rtl w:val="0"/>
          </w:rPr>
          <w:t xml:space="preserve">Jackson, J. J., &amp; Wright, A. J. (2024). The process and mechanisms of personality change. Nature Reviews Psychology, 3(5), 305-318</w:t>
        </w:r>
      </w:hyperlink>
      <w:r w:rsidDel="00000000" w:rsidR="00000000" w:rsidRPr="00000000">
        <w:rPr>
          <w:rtl w:val="0"/>
        </w:rPr>
        <w:t xml:space="preserve">`.  </w:t>
      </w:r>
    </w:p>
    <w:p w:rsidR="00000000" w:rsidDel="00000000" w:rsidP="00000000" w:rsidRDefault="00000000" w:rsidRPr="00000000" w14:paraId="000000F8">
      <w:pPr>
        <w:numPr>
          <w:ilvl w:val="2"/>
          <w:numId w:val="2"/>
        </w:numPr>
        <w:ind w:left="2160" w:hanging="360"/>
      </w:pPr>
      <w:r w:rsidDel="00000000" w:rsidR="00000000" w:rsidRPr="00000000">
        <w:rPr>
          <w:rtl w:val="0"/>
        </w:rPr>
        <w:t xml:space="preserve">In this Review, we examine the mechanisms responsible for intentional and naturally occurring changes in personality. We discuss four mechanisms — preconditions, triggers, reinforcers and integrators — that are</w:t>
      </w:r>
      <w:r w:rsidDel="00000000" w:rsidR="00000000" w:rsidRPr="00000000">
        <w:rPr>
          <w:highlight w:val="yellow"/>
          <w:rtl w:val="0"/>
        </w:rPr>
        <w:t xml:space="preserve"> theorized to produce effective change</w:t>
      </w:r>
      <w:r w:rsidDel="00000000" w:rsidR="00000000" w:rsidRPr="00000000">
        <w:rPr>
          <w:rtl w:val="0"/>
        </w:rPr>
        <w:t xml:space="preserve">, as well as the forces that promote stability, thereby thwarting enduring changes. Although these mechanisms are common across theories of personality development, the </w:t>
      </w:r>
      <w:r w:rsidDel="00000000" w:rsidR="00000000" w:rsidRPr="00000000">
        <w:rPr>
          <w:highlight w:val="yellow"/>
          <w:rtl w:val="0"/>
        </w:rPr>
        <w:t xml:space="preserve">empirical evidence is mixed and inconclusive.</w:t>
      </w:r>
      <w:r w:rsidDel="00000000" w:rsidR="00000000" w:rsidRPr="00000000">
        <w:rPr>
          <w:rtl w:val="0"/>
        </w:rPr>
        <w:t xml:space="preserve"> Personality change is most likely to </w:t>
      </w:r>
      <w:r w:rsidDel="00000000" w:rsidR="00000000" w:rsidRPr="00000000">
        <w:rPr>
          <w:b w:val="1"/>
          <w:bCs w:val="1"/>
          <w:highlight w:val="yellow"/>
          <w:rtl w:val="0"/>
        </w:rPr>
        <w:t xml:space="preserve">occur gradually</w:t>
      </w:r>
      <w:r w:rsidDel="00000000" w:rsidR="00000000" w:rsidRPr="00000000">
        <w:rPr>
          <w:rtl w:val="0"/>
        </w:rPr>
        <w:t xml:space="preserve"> over long timescales </w:t>
      </w:r>
      <w:r w:rsidDel="00000000" w:rsidR="00000000" w:rsidRPr="00000000">
        <w:rPr>
          <w:highlight w:val="yellow"/>
          <w:rtl w:val="0"/>
        </w:rPr>
        <w:t xml:space="preserve">but</w:t>
      </w:r>
      <w:r w:rsidDel="00000000" w:rsidR="00000000" w:rsidRPr="00000000">
        <w:rPr>
          <w:rtl w:val="0"/>
        </w:rPr>
        <w:t xml:space="preserve"> </w:t>
      </w:r>
      <w:r w:rsidDel="00000000" w:rsidR="00000000" w:rsidRPr="00000000">
        <w:rPr>
          <w:highlight w:val="yellow"/>
          <w:rtl w:val="0"/>
        </w:rPr>
        <w:t xml:space="preserve">abrupt, transformative changes are possible when change is deliberately attempted </w:t>
      </w:r>
      <w:r w:rsidDel="00000000" w:rsidR="00000000" w:rsidRPr="00000000">
        <w:rPr>
          <w:rtl w:val="0"/>
        </w:rPr>
        <w:t xml:space="preserve">or as a result of biologically mediated mechanisms. </w:t>
      </w:r>
      <w:r w:rsidDel="00000000" w:rsidR="00000000" w:rsidRPr="00000000">
        <w:rPr>
          <w:b w:val="1"/>
          <w:bCs w:val="1"/>
          <w:highlight w:val="yellow"/>
          <w:rtl w:val="0"/>
        </w:rPr>
        <w:t xml:space="preserve">When change does occur, it is often modest in scale</w:t>
      </w:r>
      <w:r w:rsidDel="00000000" w:rsidR="00000000" w:rsidRPr="00000000">
        <w:rPr>
          <w:rtl w:val="0"/>
        </w:rPr>
        <w:t xml:space="preserve">. Ultimately, it is difficult to cultivate a completely different personality, but small changes are</w:t>
      </w:r>
    </w:p>
    <w:bookmarkStart w:colFirst="0" w:colLast="0" w:name="kix.bdsj6bukn753" w:id="28"/>
    <w:bookmarkEnd w:id="28"/>
    <w:p w:rsidR="00000000" w:rsidDel="00000000" w:rsidP="00000000" w:rsidRDefault="00000000" w:rsidRPr="00000000" w14:paraId="000000F9">
      <w:pPr>
        <w:numPr>
          <w:ilvl w:val="0"/>
          <w:numId w:val="2"/>
        </w:numPr>
        <w:ind w:left="720" w:hanging="360"/>
      </w:pPr>
      <w:hyperlink r:id="rId169">
        <w:r w:rsidDel="00000000" w:rsidR="00000000" w:rsidRPr="00000000">
          <w:rPr>
            <w:color w:val="1155cc"/>
            <w:u w:val="single"/>
            <w:rtl w:val="0"/>
          </w:rPr>
          <w:t xml:space="preserve">Klöckner, C. A., Brenner-Fliesser, M., Carrus, G., De Gregorio, E., Erica, L., Luketina, R., ... &amp; Sokka, L. (2024). Climate actions on the neighbourhood level—Individual, collective, cultural, and socio-structural factors. PLOS Climate, 3(11), e0000424.</w:t>
        </w:r>
      </w:hyperlink>
      <w:r w:rsidDel="00000000" w:rsidR="00000000" w:rsidRPr="00000000">
        <w:rPr>
          <w:rtl w:val="0"/>
        </w:rPr>
      </w:r>
    </w:p>
    <w:p w:rsidR="00000000" w:rsidDel="00000000" w:rsidP="00000000" w:rsidRDefault="00000000" w:rsidRPr="00000000" w14:paraId="000000FA">
      <w:pPr>
        <w:numPr>
          <w:ilvl w:val="1"/>
          <w:numId w:val="2"/>
        </w:numPr>
        <w:ind w:left="1440" w:hanging="360"/>
      </w:pPr>
      <w:r w:rsidDel="00000000" w:rsidR="00000000" w:rsidRPr="00000000">
        <w:rPr>
          <w:b w:val="1"/>
          <w:bCs w:val="1"/>
          <w:highlight w:val="yellow"/>
          <w:rtl w:val="0"/>
        </w:rPr>
        <w:t xml:space="preserve">Focussing on individual drivers alone </w:t>
      </w:r>
      <w:r w:rsidDel="00000000" w:rsidR="00000000" w:rsidRPr="00000000">
        <w:rPr>
          <w:rtl w:val="0"/>
        </w:rPr>
        <w:t xml:space="preserve">will necessarily ignore relevant boundary conditions of action, but also that ignoring the individual level factors</w:t>
      </w:r>
      <w:r w:rsidDel="00000000" w:rsidR="00000000" w:rsidRPr="00000000">
        <w:rPr>
          <w:b w:val="1"/>
          <w:bCs w:val="1"/>
          <w:highlight w:val="yellow"/>
          <w:rtl w:val="0"/>
        </w:rPr>
        <w:t xml:space="preserve"> falls equally short</w:t>
      </w:r>
    </w:p>
    <w:p w:rsidR="00000000" w:rsidDel="00000000" w:rsidP="00000000" w:rsidRDefault="00000000" w:rsidRPr="00000000" w14:paraId="000000FB">
      <w:pPr>
        <w:numPr>
          <w:ilvl w:val="1"/>
          <w:numId w:val="2"/>
        </w:numPr>
        <w:ind w:left="1440" w:hanging="360"/>
      </w:pPr>
      <w:r w:rsidDel="00000000" w:rsidR="00000000" w:rsidRPr="00000000">
        <w:rPr>
          <w:rtl w:val="0"/>
        </w:rPr>
        <w:t xml:space="preserve">individual attitudes and individual efficacy are relevant individual-level factors that could stimulate a strong individual intention to act</w:t>
      </w:r>
    </w:p>
    <w:p w:rsidR="00000000" w:rsidDel="00000000" w:rsidP="00000000" w:rsidRDefault="00000000" w:rsidRPr="00000000" w14:paraId="000000FC">
      <w:pPr>
        <w:numPr>
          <w:ilvl w:val="1"/>
          <w:numId w:val="2"/>
        </w:numPr>
        <w:ind w:left="1440" w:hanging="360"/>
      </w:pPr>
      <w:r w:rsidDel="00000000" w:rsidR="00000000" w:rsidRPr="00000000">
        <w:rPr>
          <w:b w:val="1"/>
          <w:bCs w:val="1"/>
          <w:rtl w:val="0"/>
        </w:rPr>
        <w:t xml:space="preserve">When including collective intentions</w:t>
      </w:r>
      <w:r w:rsidDel="00000000" w:rsidR="00000000" w:rsidRPr="00000000">
        <w:rPr>
          <w:rtl w:val="0"/>
        </w:rPr>
        <w:t xml:space="preserve"> into the analysis, </w:t>
      </w:r>
      <w:r w:rsidDel="00000000" w:rsidR="00000000" w:rsidRPr="00000000">
        <w:rPr>
          <w:b w:val="1"/>
          <w:bCs w:val="1"/>
          <w:rtl w:val="0"/>
        </w:rPr>
        <w:t xml:space="preserve">social norms no longer have an effect on individual intentions</w:t>
      </w:r>
      <w:r w:rsidDel="00000000" w:rsidR="00000000" w:rsidRPr="00000000">
        <w:rPr>
          <w:rtl w:val="0"/>
        </w:rPr>
        <w:t xml:space="preserve">, as predicted in the theory of planned behaviour, </w:t>
      </w:r>
      <w:r w:rsidDel="00000000" w:rsidR="00000000" w:rsidRPr="00000000">
        <w:rPr>
          <w:b w:val="1"/>
          <w:bCs w:val="1"/>
          <w:rtl w:val="0"/>
        </w:rPr>
        <w:t xml:space="preserve">but on the collective intention.</w:t>
      </w:r>
    </w:p>
    <w:p w:rsidR="00000000" w:rsidDel="00000000" w:rsidP="00000000" w:rsidRDefault="00000000" w:rsidRPr="00000000" w14:paraId="000000FD">
      <w:pPr>
        <w:numPr>
          <w:ilvl w:val="1"/>
          <w:numId w:val="2"/>
        </w:numPr>
        <w:ind w:left="1440" w:hanging="360"/>
      </w:pPr>
      <w:r w:rsidDel="00000000" w:rsidR="00000000" w:rsidRPr="00000000">
        <w:rPr>
          <w:b w:val="1"/>
          <w:bCs w:val="1"/>
          <w:rtl w:val="0"/>
        </w:rPr>
        <w:t xml:space="preserve">If I experience social pressure to act against climate change, this would then rather create an intention to act together with others who excerpt this pressure than alone.</w:t>
      </w:r>
      <w:r w:rsidDel="00000000" w:rsidR="00000000" w:rsidRPr="00000000">
        <w:rPr>
          <w:rtl w:val="0"/>
        </w:rPr>
        <w:t xml:space="preserve"> Neighbourhood social capital—hence the ability of a neighbourhood to work together creatively and efficiently to face challenges—has the strongest impact on collective intentio</w:t>
      </w:r>
    </w:p>
    <w:p w:rsidR="00000000" w:rsidDel="00000000" w:rsidP="00000000" w:rsidRDefault="00000000" w:rsidRPr="00000000" w14:paraId="000000FE">
      <w:pPr>
        <w:numPr>
          <w:ilvl w:val="1"/>
          <w:numId w:val="2"/>
        </w:numPr>
        <w:ind w:left="1440" w:hanging="360"/>
        <w:rPr>
          <w:b w:val="1"/>
          <w:bCs w:val="1"/>
        </w:rPr>
      </w:pPr>
      <w:r w:rsidDel="00000000" w:rsidR="00000000" w:rsidRPr="00000000">
        <w:rPr>
          <w:b w:val="1"/>
          <w:bCs w:val="1"/>
          <w:rtl w:val="0"/>
        </w:rPr>
        <w:t xml:space="preserve">ns.</w:t>
      </w:r>
      <w:r w:rsidDel="00000000" w:rsidR="00000000" w:rsidRPr="00000000">
        <w:rPr>
          <w:b w:val="1"/>
          <w:bCs w:val="1"/>
          <w:highlight w:val="yellow"/>
          <w:rtl w:val="0"/>
        </w:rPr>
        <w:t xml:space="preserve">Collective intentions to act </w:t>
      </w:r>
      <w:r w:rsidDel="00000000" w:rsidR="00000000" w:rsidRPr="00000000">
        <w:rPr>
          <w:rtl w:val="0"/>
        </w:rPr>
        <w:t xml:space="preserve">depend on the</w:t>
      </w:r>
      <w:r w:rsidDel="00000000" w:rsidR="00000000" w:rsidRPr="00000000">
        <w:rPr>
          <w:b w:val="1"/>
          <w:bCs w:val="1"/>
          <w:highlight w:val="yellow"/>
          <w:rtl w:val="0"/>
        </w:rPr>
        <w:t xml:space="preserve"> social capita</w:t>
      </w:r>
      <w:r w:rsidDel="00000000" w:rsidR="00000000" w:rsidRPr="00000000">
        <w:rPr>
          <w:b w:val="1"/>
          <w:bCs w:val="1"/>
          <w:rtl w:val="0"/>
        </w:rPr>
        <w:t xml:space="preserve">l</w:t>
      </w:r>
      <w:r w:rsidDel="00000000" w:rsidR="00000000" w:rsidRPr="00000000">
        <w:rPr>
          <w:rtl w:val="0"/>
        </w:rPr>
        <w:t xml:space="preserve"> in the neighbourhood, </w:t>
      </w:r>
      <w:r w:rsidDel="00000000" w:rsidR="00000000" w:rsidRPr="00000000">
        <w:rPr>
          <w:b w:val="1"/>
          <w:bCs w:val="1"/>
          <w:highlight w:val="yellow"/>
          <w:rtl w:val="0"/>
        </w:rPr>
        <w:t xml:space="preserve">collective efficacy, and social norms</w:t>
      </w:r>
      <w:r w:rsidDel="00000000" w:rsidR="00000000" w:rsidRPr="00000000">
        <w:rPr>
          <w:rtl w:val="0"/>
        </w:rPr>
        <w:t xml:space="preserve">, as well as selected socio-structural and cultural factors. </w:t>
      </w:r>
    </w:p>
    <w:p w:rsidR="00000000" w:rsidDel="00000000" w:rsidP="00000000" w:rsidRDefault="00000000" w:rsidRPr="00000000" w14:paraId="000000FF">
      <w:pPr>
        <w:numPr>
          <w:ilvl w:val="1"/>
          <w:numId w:val="2"/>
        </w:numPr>
        <w:ind w:left="1440" w:hanging="360"/>
      </w:pPr>
      <w:r w:rsidDel="00000000" w:rsidR="00000000" w:rsidRPr="00000000">
        <w:rPr>
          <w:rtl w:val="0"/>
        </w:rPr>
        <w:t xml:space="preserve">In order to understand and stimulate climate-related action of citizens, the individual, collective, cultural and socio-structural factors must be taken into account and that </w:t>
      </w:r>
      <w:r w:rsidDel="00000000" w:rsidR="00000000" w:rsidRPr="00000000">
        <w:rPr>
          <w:b w:val="1"/>
          <w:bCs w:val="1"/>
          <w:highlight w:val="yellow"/>
          <w:rtl w:val="0"/>
        </w:rPr>
        <w:t xml:space="preserve">the level of neighbourhoods, where everyday action takes place, </w:t>
      </w:r>
      <w:r w:rsidDel="00000000" w:rsidR="00000000" w:rsidRPr="00000000">
        <w:rPr>
          <w:highlight w:val="yellow"/>
          <w:rtl w:val="0"/>
        </w:rPr>
        <w:t xml:space="preserve">is a relevant unit of analysis to do s</w:t>
      </w:r>
      <w:r w:rsidDel="00000000" w:rsidR="00000000" w:rsidRPr="00000000">
        <w:rPr>
          <w:rtl w:val="0"/>
        </w:rPr>
        <w:t xml:space="preserve">o.</w:t>
      </w:r>
    </w:p>
    <w:p w:rsidR="00000000" w:rsidDel="00000000" w:rsidP="00000000" w:rsidRDefault="00000000" w:rsidRPr="00000000" w14:paraId="00000100">
      <w:pPr>
        <w:numPr>
          <w:ilvl w:val="1"/>
          <w:numId w:val="2"/>
        </w:numPr>
        <w:ind w:left="1440" w:hanging="360"/>
      </w:pPr>
      <w:r w:rsidDel="00000000" w:rsidR="00000000" w:rsidRPr="00000000">
        <w:rPr>
          <w:rtl w:val="0"/>
        </w:rPr>
        <w:t xml:space="preserve">we define the neighbourhood according to the perspective of the ecological theory of Bronfenbrenner [20], i.e. as a microsystem. A neighbourhood is essentially a unit representing a group of people living together in proximity, forming a social system of interrelations.</w:t>
      </w:r>
    </w:p>
    <w:p w:rsidR="00000000" w:rsidDel="00000000" w:rsidP="00000000" w:rsidRDefault="00000000" w:rsidRPr="00000000" w14:paraId="00000101">
      <w:pPr>
        <w:numPr>
          <w:ilvl w:val="1"/>
          <w:numId w:val="2"/>
        </w:numPr>
        <w:ind w:left="1440" w:hanging="360"/>
      </w:pPr>
      <w:r w:rsidDel="00000000" w:rsidR="00000000" w:rsidRPr="00000000">
        <w:rPr>
          <w:rtl w:val="0"/>
        </w:rPr>
        <w:t xml:space="preserve">research shows that social norms (social influence) is an important factor, particularly in close-knit social systems such as neighbourhoods [33]. Also, an assessment of one’s capability to implement the behaviour, often referred to as self-efficacy, is among the most consistent factors that influence taking climate action</w:t>
      </w:r>
    </w:p>
    <w:p w:rsidR="00000000" w:rsidDel="00000000" w:rsidP="00000000" w:rsidRDefault="00000000" w:rsidRPr="00000000" w14:paraId="00000102">
      <w:pPr>
        <w:numPr>
          <w:ilvl w:val="1"/>
          <w:numId w:val="2"/>
        </w:numPr>
        <w:ind w:left="1440" w:hanging="360"/>
      </w:pPr>
      <w:r w:rsidDel="00000000" w:rsidR="00000000" w:rsidRPr="00000000">
        <w:rPr>
          <w:b w:val="1"/>
          <w:bCs w:val="1"/>
          <w:highlight w:val="yellow"/>
          <w:rtl w:val="0"/>
        </w:rPr>
        <w:t xml:space="preserve">Social capital in the neighbourhood</w:t>
      </w:r>
      <w:r w:rsidDel="00000000" w:rsidR="00000000" w:rsidRPr="00000000">
        <w:rPr>
          <w:rtl w:val="0"/>
        </w:rPr>
        <w:t xml:space="preserve"> has been studied for a long time as a driver of collective actions on the local level social scientists, neighbourhood social capital has been further refined as including concepts such as</w:t>
      </w:r>
      <w:r w:rsidDel="00000000" w:rsidR="00000000" w:rsidRPr="00000000">
        <w:rPr>
          <w:highlight w:val="yellow"/>
          <w:rtl w:val="0"/>
        </w:rPr>
        <w:t xml:space="preserve"> social networks, norms of reciprocity, ability for collective actions, shared behavioural patterns, and social norms</w:t>
      </w:r>
      <w:r w:rsidDel="00000000" w:rsidR="00000000" w:rsidRPr="00000000">
        <w:rPr>
          <w:rtl w:val="0"/>
        </w:rPr>
        <w:t xml:space="preserve"> [36]. In our study, we understand social capital as the norms and collective resources to act, collective creativity, and relation between the members of the neighbourhood.</w:t>
      </w:r>
    </w:p>
    <w:p w:rsidR="00000000" w:rsidDel="00000000" w:rsidP="00000000" w:rsidRDefault="00000000" w:rsidRPr="00000000" w14:paraId="00000103">
      <w:pPr>
        <w:numPr>
          <w:ilvl w:val="1"/>
          <w:numId w:val="2"/>
        </w:numPr>
        <w:ind w:left="1440" w:hanging="360"/>
      </w:pPr>
      <w:r w:rsidDel="00000000" w:rsidR="00000000" w:rsidRPr="00000000">
        <w:rPr>
          <w:rtl w:val="0"/>
        </w:rPr>
        <w:t xml:space="preserve">+ follow up study </w:t>
      </w:r>
      <w:hyperlink r:id="rId170">
        <w:r w:rsidDel="00000000" w:rsidR="00000000" w:rsidRPr="00000000">
          <w:rPr>
            <w:color w:val="1155cc"/>
            <w:u w:val="single"/>
            <w:rtl w:val="0"/>
          </w:rPr>
          <w:t xml:space="preserve">https://eartharxiv.org/repository/view/8356/</w:t>
        </w:r>
      </w:hyperlink>
      <w:r w:rsidDel="00000000" w:rsidR="00000000" w:rsidRPr="00000000">
        <w:rPr>
          <w:rtl w:val="0"/>
        </w:rPr>
        <w:t xml:space="preserve"> “Overall, this study points  at </w:t>
      </w:r>
      <w:r w:rsidDel="00000000" w:rsidR="00000000" w:rsidRPr="00000000">
        <w:rPr>
          <w:b w:val="1"/>
          <w:bCs w:val="1"/>
          <w:highlight w:val="yellow"/>
          <w:rtl w:val="0"/>
        </w:rPr>
        <w:t xml:space="preserve"> the  potential  of  neighbourhood-based  climate  interventions </w:t>
      </w:r>
      <w:r w:rsidDel="00000000" w:rsidR="00000000" w:rsidRPr="00000000">
        <w:rPr>
          <w:rtl w:val="0"/>
        </w:rPr>
        <w:t xml:space="preserve"> as  a  new methodology  for activating a path  to climate action underutilized in current campaigns”</w:t>
      </w:r>
    </w:p>
    <w:bookmarkStart w:colFirst="0" w:colLast="0" w:name="kix.ice2k949fa08" w:id="29"/>
    <w:bookmarkEnd w:id="29"/>
    <w:p w:rsidR="00000000" w:rsidDel="00000000" w:rsidP="00000000" w:rsidRDefault="00000000" w:rsidRPr="00000000" w14:paraId="00000104">
      <w:pPr>
        <w:numPr>
          <w:ilvl w:val="0"/>
          <w:numId w:val="2"/>
        </w:numPr>
        <w:spacing w:after="0" w:afterAutospacing="0" w:before="240" w:lineRule="auto"/>
        <w:ind w:left="720" w:hanging="360"/>
      </w:pPr>
      <w:hyperlink r:id="rId171">
        <w:r w:rsidDel="00000000" w:rsidR="00000000" w:rsidRPr="00000000">
          <w:rPr>
            <w:color w:val="1155cc"/>
            <w:u w:val="single"/>
            <w:rtl w:val="0"/>
          </w:rPr>
          <w:t xml:space="preserve">Nielsen, K. S., Dablander, F., Debnath, R., Emogor, C. A., Ghai, S., Gwozdz, W., ... &amp; Bauer, J. M. Perceived plasticity of climate-relevant behaviors and policy support among high-and lower-income individuals.</w:t>
        </w:r>
      </w:hyperlink>
      <w:r w:rsidDel="00000000" w:rsidR="00000000" w:rsidRPr="00000000">
        <w:rPr>
          <w:rtl w:val="0"/>
        </w:rPr>
      </w:r>
    </w:p>
    <w:p w:rsidR="00000000" w:rsidDel="00000000" w:rsidP="00000000" w:rsidRDefault="00000000" w:rsidRPr="00000000" w14:paraId="00000105">
      <w:pPr>
        <w:numPr>
          <w:ilvl w:val="1"/>
          <w:numId w:val="2"/>
        </w:numPr>
        <w:spacing w:after="0" w:afterAutospacing="0" w:before="0" w:beforeAutospacing="0" w:lineRule="auto"/>
        <w:ind w:left="1440" w:hanging="360"/>
      </w:pPr>
      <w:r w:rsidDel="00000000" w:rsidR="00000000" w:rsidRPr="00000000">
        <w:rPr>
          <w:rtl w:val="0"/>
        </w:rPr>
        <w:t xml:space="preserve">The feasibility of behavioral changes varies profoundly across behaviors, individuals, and contexts. A key concept for examining this variability is </w:t>
      </w:r>
      <w:r w:rsidDel="00000000" w:rsidR="00000000" w:rsidRPr="00000000">
        <w:rPr>
          <w:b w:val="1"/>
          <w:bCs w:val="1"/>
          <w:highlight w:val="yellow"/>
          <w:rtl w:val="0"/>
        </w:rPr>
        <w:t xml:space="preserve">behavioral plasticity</w:t>
      </w:r>
      <w:r w:rsidDel="00000000" w:rsidR="00000000" w:rsidRPr="00000000">
        <w:rPr>
          <w:rtl w:val="0"/>
        </w:rPr>
        <w:t xml:space="preserve">, which refers to the degree to which behaviors can be changed </w:t>
      </w:r>
    </w:p>
    <w:p w:rsidR="00000000" w:rsidDel="00000000" w:rsidP="00000000" w:rsidRDefault="00000000" w:rsidRPr="00000000" w14:paraId="00000106">
      <w:pPr>
        <w:numPr>
          <w:ilvl w:val="1"/>
          <w:numId w:val="2"/>
        </w:numPr>
        <w:spacing w:after="0" w:afterAutospacing="0" w:before="0" w:beforeAutospacing="0" w:lineRule="auto"/>
        <w:ind w:left="1440" w:hanging="360"/>
      </w:pPr>
      <w:r w:rsidDel="00000000" w:rsidR="00000000" w:rsidRPr="00000000">
        <w:rPr>
          <w:rtl w:val="0"/>
        </w:rPr>
        <w:t xml:space="preserve">A more practical approach is assessing perceived behavioral plasticity, which involves examining</w:t>
      </w:r>
      <w:r w:rsidDel="00000000" w:rsidR="00000000" w:rsidRPr="00000000">
        <w:rPr>
          <w:b w:val="1"/>
          <w:bCs w:val="1"/>
          <w:highlight w:val="yellow"/>
          <w:rtl w:val="0"/>
        </w:rPr>
        <w:t xml:space="preserve"> people’s perceptions of the feasibility of changing their own behaviors</w:t>
      </w:r>
      <w:r w:rsidDel="00000000" w:rsidR="00000000" w:rsidRPr="00000000">
        <w:rPr>
          <w:rtl w:val="0"/>
        </w:rPr>
        <w:t xml:space="preserve"> while considering associated costs and barriers. </w:t>
      </w:r>
    </w:p>
    <w:p w:rsidR="00000000" w:rsidDel="00000000" w:rsidP="00000000" w:rsidRDefault="00000000" w:rsidRPr="00000000" w14:paraId="00000107">
      <w:pPr>
        <w:numPr>
          <w:ilvl w:val="1"/>
          <w:numId w:val="2"/>
        </w:numPr>
        <w:ind w:left="1440" w:hanging="360"/>
      </w:pPr>
      <w:r w:rsidDel="00000000" w:rsidR="00000000" w:rsidRPr="00000000">
        <w:rPr>
          <w:rtl w:val="0"/>
        </w:rPr>
        <w:t xml:space="preserve">We find positive </w:t>
      </w:r>
      <w:r w:rsidDel="00000000" w:rsidR="00000000" w:rsidRPr="00000000">
        <w:rPr>
          <w:b w:val="1"/>
          <w:bCs w:val="1"/>
          <w:highlight w:val="yellow"/>
          <w:rtl w:val="0"/>
        </w:rPr>
        <w:t xml:space="preserve">correlations between perceived behavioral plasticity and support for domain-matched climate policies</w:t>
      </w:r>
      <w:r w:rsidDel="00000000" w:rsidR="00000000" w:rsidRPr="00000000">
        <w:rPr>
          <w:rtl w:val="0"/>
        </w:rPr>
        <w:t xml:space="preserve">. These results underscore the intricate relationships between </w:t>
      </w:r>
      <w:r w:rsidDel="00000000" w:rsidR="00000000" w:rsidRPr="00000000">
        <w:rPr>
          <w:b w:val="1"/>
          <w:bCs w:val="1"/>
          <w:highlight w:val="yellow"/>
          <w:rtl w:val="0"/>
        </w:rPr>
        <w:t xml:space="preserve">income</w:t>
      </w:r>
      <w:r w:rsidDel="00000000" w:rsidR="00000000" w:rsidRPr="00000000">
        <w:rPr>
          <w:rtl w:val="0"/>
        </w:rPr>
        <w:t xml:space="preserve">, </w:t>
      </w:r>
      <w:r w:rsidDel="00000000" w:rsidR="00000000" w:rsidRPr="00000000">
        <w:rPr>
          <w:b w:val="1"/>
          <w:bCs w:val="1"/>
          <w:highlight w:val="yellow"/>
          <w:rtl w:val="0"/>
        </w:rPr>
        <w:t xml:space="preserve">perceptions</w:t>
      </w:r>
      <w:r w:rsidDel="00000000" w:rsidR="00000000" w:rsidRPr="00000000">
        <w:rPr>
          <w:rtl w:val="0"/>
        </w:rPr>
        <w:t xml:space="preserve"> of behavioral plasticity, and </w:t>
      </w:r>
      <w:r w:rsidDel="00000000" w:rsidR="00000000" w:rsidRPr="00000000">
        <w:rPr>
          <w:b w:val="1"/>
          <w:bCs w:val="1"/>
          <w:highlight w:val="yellow"/>
          <w:rtl w:val="0"/>
        </w:rPr>
        <w:t xml:space="preserve">support</w:t>
      </w:r>
      <w:r w:rsidDel="00000000" w:rsidR="00000000" w:rsidRPr="00000000">
        <w:rPr>
          <w:rtl w:val="0"/>
        </w:rPr>
        <w:t xml:space="preserve"> for climate policies.</w:t>
      </w:r>
    </w:p>
    <w:p w:rsidR="00000000" w:rsidDel="00000000" w:rsidP="00000000" w:rsidRDefault="00000000" w:rsidRPr="00000000" w14:paraId="00000108">
      <w:pPr>
        <w:numPr>
          <w:ilvl w:val="0"/>
          <w:numId w:val="2"/>
        </w:numPr>
        <w:ind w:left="720" w:hanging="360"/>
      </w:pPr>
      <w:hyperlink r:id="rId172">
        <w:r w:rsidDel="00000000" w:rsidR="00000000" w:rsidRPr="00000000">
          <w:rPr>
            <w:color w:val="1155cc"/>
            <w:u w:val="single"/>
            <w:rtl w:val="0"/>
          </w:rPr>
          <w:t xml:space="preserve">Davis, R., Campbell, R., Hildon, Z., Hobbs, L., &amp; Michie, S. (2015). Theories of behaviour and behaviour change across the social and behavioural sciences: a scoping review. Health psychology review, 9(3), 323-344.</w:t>
        </w:r>
      </w:hyperlink>
      <w:r w:rsidDel="00000000" w:rsidR="00000000" w:rsidRPr="00000000">
        <w:rPr>
          <w:rtl w:val="0"/>
        </w:rPr>
      </w:r>
    </w:p>
    <w:p w:rsidR="00000000" w:rsidDel="00000000" w:rsidP="00000000" w:rsidRDefault="00000000" w:rsidRPr="00000000" w14:paraId="00000109">
      <w:pPr>
        <w:numPr>
          <w:ilvl w:val="1"/>
          <w:numId w:val="2"/>
        </w:numPr>
        <w:ind w:left="1440" w:hanging="360"/>
      </w:pPr>
      <w:r w:rsidDel="00000000" w:rsidR="00000000" w:rsidRPr="00000000">
        <w:rPr>
          <w:b w:val="1"/>
          <w:bCs w:val="1"/>
          <w:highlight w:val="yellow"/>
          <w:rtl w:val="0"/>
        </w:rPr>
        <w:t xml:space="preserve">82 Theories of behaviour and behaviour change</w:t>
      </w:r>
      <w:r w:rsidDel="00000000" w:rsidR="00000000" w:rsidRPr="00000000">
        <w:rPr>
          <w:rtl w:val="0"/>
        </w:rPr>
        <w:t xml:space="preserve"> across the social and behavioural sciences: a scoping review </w:t>
      </w:r>
    </w:p>
    <w:p w:rsidR="00000000" w:rsidDel="00000000" w:rsidP="00000000" w:rsidRDefault="00000000" w:rsidRPr="00000000" w14:paraId="0000010A">
      <w:pPr>
        <w:numPr>
          <w:ilvl w:val="1"/>
          <w:numId w:val="2"/>
        </w:numPr>
        <w:ind w:left="1440" w:hanging="360"/>
      </w:pPr>
      <w:r w:rsidDel="00000000" w:rsidR="00000000" w:rsidRPr="00000000">
        <w:rPr>
          <w:rtl w:val="0"/>
        </w:rPr>
        <w:t xml:space="preserve">+ Cette section propose une analyse de </w:t>
      </w:r>
      <w:r w:rsidDel="00000000" w:rsidR="00000000" w:rsidRPr="00000000">
        <w:rPr>
          <w:b w:val="1"/>
          <w:bCs w:val="1"/>
          <w:highlight w:val="yellow"/>
          <w:rtl w:val="0"/>
        </w:rPr>
        <w:t xml:space="preserve">25 perspectives, théories et modèles </w:t>
      </w:r>
      <w:r w:rsidDel="00000000" w:rsidR="00000000" w:rsidRPr="00000000">
        <w:rPr>
          <w:rtl w:val="0"/>
        </w:rPr>
        <w:t xml:space="preserve">axés sur la prise de décision et le comportement </w:t>
      </w:r>
      <w:hyperlink r:id="rId173">
        <w:r w:rsidDel="00000000" w:rsidR="00000000" w:rsidRPr="00000000">
          <w:rPr>
            <w:color w:val="1155cc"/>
            <w:u w:val="single"/>
            <w:rtl w:val="0"/>
          </w:rPr>
          <w:t xml:space="preserve">https://www.unicef.org/wca/media/7706/file/Modele-des-facteurs-comportementaux.pdf</w:t>
        </w:r>
      </w:hyperlink>
      <w:r w:rsidDel="00000000" w:rsidR="00000000" w:rsidRPr="00000000">
        <w:rPr>
          <w:rtl w:val="0"/>
        </w:rPr>
        <w:t xml:space="preserve"> </w:t>
      </w:r>
    </w:p>
    <w:bookmarkStart w:colFirst="0" w:colLast="0" w:name="kix.2mmvq5h8z8v3" w:id="30"/>
    <w:bookmarkEnd w:id="30"/>
    <w:p w:rsidR="00000000" w:rsidDel="00000000" w:rsidP="00000000" w:rsidRDefault="00000000" w:rsidRPr="00000000" w14:paraId="0000010B">
      <w:pPr>
        <w:numPr>
          <w:ilvl w:val="0"/>
          <w:numId w:val="2"/>
        </w:numPr>
        <w:ind w:left="720" w:hanging="360"/>
      </w:pPr>
      <w:hyperlink r:id="rId174">
        <w:r w:rsidDel="00000000" w:rsidR="00000000" w:rsidRPr="00000000">
          <w:rPr>
            <w:color w:val="1155cc"/>
            <w:u w:val="single"/>
            <w:rtl w:val="0"/>
          </w:rPr>
          <w:t xml:space="preserve">Ruggeri, K., Stock, F., Haslam, S. A., Capraro, V., Boggio, P., Ellemers, N., ... &amp; Willer, R. (2024). A synthesis of evidence for policy from behavioural science during COVID-19. Nature, 625(7993), 134-147</w:t>
        </w:r>
      </w:hyperlink>
      <w:r w:rsidDel="00000000" w:rsidR="00000000" w:rsidRPr="00000000">
        <w:rPr>
          <w:rtl w:val="0"/>
        </w:rPr>
        <w:t xml:space="preserve">. </w:t>
        <w:br w:type="textWrapping"/>
        <w:t xml:space="preserve">(Voir synthèse : </w:t>
      </w:r>
      <w:hyperlink r:id="rId175">
        <w:r w:rsidDel="00000000" w:rsidR="00000000" w:rsidRPr="00000000">
          <w:rPr>
            <w:color w:val="1155cc"/>
            <w:u w:val="single"/>
            <w:rtl w:val="0"/>
          </w:rPr>
          <w:t xml:space="preserve">https://www.bps.org.uk/psychologist/how-do-you-change-behaviour-world</w:t>
        </w:r>
      </w:hyperlink>
      <w:r w:rsidDel="00000000" w:rsidR="00000000" w:rsidRPr="00000000">
        <w:rPr>
          <w:rtl w:val="0"/>
        </w:rPr>
        <w:t xml:space="preserve">)</w:t>
      </w:r>
    </w:p>
    <w:p w:rsidR="00000000" w:rsidDel="00000000" w:rsidP="00000000" w:rsidRDefault="00000000" w:rsidRPr="00000000" w14:paraId="0000010C">
      <w:pPr>
        <w:numPr>
          <w:ilvl w:val="1"/>
          <w:numId w:val="2"/>
        </w:numPr>
        <w:ind w:left="1440" w:hanging="360"/>
      </w:pPr>
      <w:r w:rsidDel="00000000" w:rsidR="00000000" w:rsidRPr="00000000">
        <w:rPr>
          <w:rtl w:val="0"/>
        </w:rPr>
        <w:t xml:space="preserve">During the Covid-19 pandemic, governments were tasked with convincing billions of people to stay at home, to avoid seeing friends and family, to mask up, and to literally roll up their sleeves. Jay van Bavel published a landmark paper aimed at helping those in power do just that -&gt; how well did these strategies impact real-world outcomes during the pandemic?</w:t>
      </w:r>
    </w:p>
    <w:p w:rsidR="00000000" w:rsidDel="00000000" w:rsidP="00000000" w:rsidRDefault="00000000" w:rsidRPr="00000000" w14:paraId="0000010D">
      <w:pPr>
        <w:numPr>
          <w:ilvl w:val="1"/>
          <w:numId w:val="2"/>
        </w:numPr>
        <w:ind w:left="1440" w:hanging="360"/>
      </w:pPr>
      <w:r w:rsidDel="00000000" w:rsidR="00000000" w:rsidRPr="00000000">
        <w:rPr>
          <w:rtl w:val="0"/>
        </w:rPr>
        <w:t xml:space="preserve">The evidence we found took many forms. It came in various degrees of quality. Some were more robust, more trustworthy, and that has wider implications for the impact Psychology can have – around public health emergencies, and more broadly.</w:t>
      </w:r>
    </w:p>
    <w:p w:rsidR="00000000" w:rsidDel="00000000" w:rsidP="00000000" w:rsidRDefault="00000000" w:rsidRPr="00000000" w14:paraId="0000010E">
      <w:pPr>
        <w:numPr>
          <w:ilvl w:val="1"/>
          <w:numId w:val="2"/>
        </w:numPr>
        <w:ind w:left="1440" w:hanging="360"/>
      </w:pPr>
      <w:r w:rsidDel="00000000" w:rsidR="00000000" w:rsidRPr="00000000">
        <w:rPr>
          <w:rtl w:val="0"/>
        </w:rPr>
        <w:t xml:space="preserve">Trust and leadership : We found evidence to support the view that identifying trusted sources (including politicians) to share public health messages would be effective. We also found evidence – although limited – that if leaders themselves promote the idea that cooperating is the right thing to do, and make it clear that others are already cooperating, people will more likely follow the rules.</w:t>
      </w:r>
    </w:p>
    <w:p w:rsidR="00000000" w:rsidDel="00000000" w:rsidP="00000000" w:rsidRDefault="00000000" w:rsidRPr="00000000" w14:paraId="0000010F">
      <w:pPr>
        <w:numPr>
          <w:ilvl w:val="1"/>
          <w:numId w:val="2"/>
        </w:numPr>
        <w:ind w:left="1440" w:hanging="360"/>
      </w:pPr>
      <w:r w:rsidDel="00000000" w:rsidR="00000000" w:rsidRPr="00000000">
        <w:rPr>
          <w:rtl w:val="0"/>
        </w:rPr>
        <w:t xml:space="preserve">Misinformation : the spread of fake news had a significant impact on vaccine hesitancy [] effective public health strategies must not only communicate accurate information but also actively counteract misinformation to ensure the public's trust and compliance with health guidelines.</w:t>
      </w:r>
    </w:p>
    <w:p w:rsidR="00000000" w:rsidDel="00000000" w:rsidP="00000000" w:rsidRDefault="00000000" w:rsidRPr="00000000" w14:paraId="00000110">
      <w:pPr>
        <w:numPr>
          <w:ilvl w:val="1"/>
          <w:numId w:val="2"/>
        </w:numPr>
        <w:ind w:left="1440" w:hanging="360"/>
      </w:pPr>
      <w:r w:rsidDel="00000000" w:rsidR="00000000" w:rsidRPr="00000000">
        <w:rPr>
          <w:rtl w:val="0"/>
        </w:rPr>
        <w:t xml:space="preserve">Culture and context : we also found that </w:t>
      </w:r>
      <w:r w:rsidDel="00000000" w:rsidR="00000000" w:rsidRPr="00000000">
        <w:rPr>
          <w:b w:val="1"/>
          <w:bCs w:val="1"/>
          <w:highlight w:val="yellow"/>
          <w:rtl w:val="0"/>
        </w:rPr>
        <w:t xml:space="preserve">much of the behavioural research during the pandemic was focused on psychological constructs.</w:t>
      </w:r>
      <w:r w:rsidDel="00000000" w:rsidR="00000000" w:rsidRPr="00000000">
        <w:rPr>
          <w:rtl w:val="0"/>
        </w:rPr>
        <w:t xml:space="preserve"> Things like beliefs, identities and perceptions. There was </w:t>
      </w:r>
      <w:r w:rsidDel="00000000" w:rsidR="00000000" w:rsidRPr="00000000">
        <w:rPr>
          <w:b w:val="1"/>
          <w:bCs w:val="1"/>
          <w:highlight w:val="yellow"/>
          <w:rtl w:val="0"/>
        </w:rPr>
        <w:t xml:space="preserve">less attention given to the real-life barriers people face</w:t>
      </w:r>
    </w:p>
    <w:p w:rsidR="00000000" w:rsidDel="00000000" w:rsidP="00000000" w:rsidRDefault="00000000" w:rsidRPr="00000000" w14:paraId="00000111">
      <w:pPr>
        <w:numPr>
          <w:ilvl w:val="1"/>
          <w:numId w:val="2"/>
        </w:numPr>
        <w:ind w:left="1440" w:hanging="360"/>
      </w:pPr>
      <w:r w:rsidDel="00000000" w:rsidR="00000000" w:rsidRPr="00000000">
        <w:rPr>
          <w:rtl w:val="0"/>
        </w:rPr>
        <w:t xml:space="preserve">we need to be careful to </w:t>
      </w:r>
      <w:r w:rsidDel="00000000" w:rsidR="00000000" w:rsidRPr="00000000">
        <w:rPr>
          <w:b w:val="1"/>
          <w:bCs w:val="1"/>
          <w:highlight w:val="yellow"/>
          <w:rtl w:val="0"/>
        </w:rPr>
        <w:t xml:space="preserve">avoid the 'streetlight effect'</w:t>
      </w:r>
      <w:r w:rsidDel="00000000" w:rsidR="00000000" w:rsidRPr="00000000">
        <w:rPr>
          <w:rtl w:val="0"/>
        </w:rPr>
        <w:t xml:space="preserve">: studying something just because it's easy to, but not what really matters</w:t>
      </w:r>
    </w:p>
    <w:bookmarkStart w:colFirst="0" w:colLast="0" w:name="kix.ecw7tk543oi2" w:id="31"/>
    <w:bookmarkEnd w:id="31"/>
    <w:p w:rsidR="00000000" w:rsidDel="00000000" w:rsidP="00000000" w:rsidRDefault="00000000" w:rsidRPr="00000000" w14:paraId="00000112">
      <w:pPr>
        <w:numPr>
          <w:ilvl w:val="0"/>
          <w:numId w:val="2"/>
        </w:numPr>
        <w:ind w:left="720" w:hanging="360"/>
      </w:pPr>
      <w:hyperlink r:id="rId176">
        <w:r w:rsidDel="00000000" w:rsidR="00000000" w:rsidRPr="00000000">
          <w:rPr>
            <w:color w:val="1155cc"/>
            <w:u w:val="single"/>
            <w:rtl w:val="0"/>
          </w:rPr>
          <w:t xml:space="preserve">Heino, M. T. (2023). Understanding and shaping complex social psychological systems: Lessons from an emerging paradigm to thrive in an uncertain world</w:t>
        </w:r>
      </w:hyperlink>
      <w:r w:rsidDel="00000000" w:rsidR="00000000" w:rsidRPr="00000000">
        <w:rPr>
          <w:rtl w:val="0"/>
        </w:rPr>
        <w:t xml:space="preserve">.</w:t>
      </w:r>
    </w:p>
    <w:p w:rsidR="00000000" w:rsidDel="00000000" w:rsidP="00000000" w:rsidRDefault="00000000" w:rsidRPr="00000000" w14:paraId="00000113">
      <w:pPr>
        <w:numPr>
          <w:ilvl w:val="1"/>
          <w:numId w:val="2"/>
        </w:numPr>
        <w:ind w:left="1440" w:hanging="360"/>
      </w:pPr>
      <w:r w:rsidDel="00000000" w:rsidR="00000000" w:rsidRPr="00000000">
        <w:rPr>
          <w:rtl w:val="0"/>
        </w:rPr>
        <w:t xml:space="preserve">Traditional behaviour change research has focused on identifying and addressing specific factors that impede positive change, using a </w:t>
      </w:r>
      <w:r w:rsidDel="00000000" w:rsidR="00000000" w:rsidRPr="00000000">
        <w:rPr>
          <w:b w:val="1"/>
          <w:bCs w:val="1"/>
          <w:highlight w:val="yellow"/>
          <w:rtl w:val="0"/>
        </w:rPr>
        <w:t xml:space="preserve">decomposition-based approach</w:t>
      </w:r>
      <w:r w:rsidDel="00000000" w:rsidR="00000000" w:rsidRPr="00000000">
        <w:rPr>
          <w:rtl w:val="0"/>
        </w:rPr>
        <w:t xml:space="preserve">. This approach breaks key behaviours down into their component parts, and seeks to affect influences – again broken down into e.g. attitudes, social norms, resources and other opportunity-related factors – on these components. Component-dominant dynamics refer to a situation, where the behaviour of a system is determined primarily by the properties of its individual components, rather than by emergent phenomena</w:t>
      </w:r>
    </w:p>
    <w:p w:rsidR="00000000" w:rsidDel="00000000" w:rsidP="00000000" w:rsidRDefault="00000000" w:rsidRPr="00000000" w14:paraId="00000114">
      <w:pPr>
        <w:numPr>
          <w:ilvl w:val="1"/>
          <w:numId w:val="2"/>
        </w:numPr>
        <w:ind w:left="1440" w:hanging="360"/>
      </w:pPr>
      <w:r w:rsidDel="00000000" w:rsidR="00000000" w:rsidRPr="00000000">
        <w:rPr>
          <w:rtl w:val="0"/>
        </w:rPr>
        <w:t xml:space="preserve">the approach may have severely limited effectiveness in contexts characterized by interaction-dominant dynamics, where outcomes are determined not by individual components, but emerge from the ongoing interdependent influences between them</w:t>
      </w:r>
    </w:p>
    <w:p w:rsidR="00000000" w:rsidDel="00000000" w:rsidP="00000000" w:rsidRDefault="00000000" w:rsidRPr="00000000" w14:paraId="00000115">
      <w:pPr>
        <w:numPr>
          <w:ilvl w:val="1"/>
          <w:numId w:val="2"/>
        </w:numPr>
        <w:ind w:left="1440" w:hanging="360"/>
      </w:pPr>
      <w:r w:rsidDel="00000000" w:rsidR="00000000" w:rsidRPr="00000000">
        <w:rPr>
          <w:rtl w:val="0"/>
        </w:rPr>
        <w:t xml:space="preserve">This work argues that</w:t>
      </w:r>
      <w:r w:rsidDel="00000000" w:rsidR="00000000" w:rsidRPr="00000000">
        <w:rPr>
          <w:b w:val="1"/>
          <w:bCs w:val="1"/>
          <w:highlight w:val="yellow"/>
          <w:rtl w:val="0"/>
        </w:rPr>
        <w:t xml:space="preserve"> people are active agentic creatures, who are self-determined and self-organising experts of their own environments</w:t>
      </w:r>
      <w:r w:rsidDel="00000000" w:rsidR="00000000" w:rsidRPr="00000000">
        <w:rPr>
          <w:rtl w:val="0"/>
        </w:rPr>
        <w:t xml:space="preserve">, which infuses social systems with inherent non-stationarity and hence uncertainty: Objects of study in behaviour change science, as well as their relationships, change</w:t>
      </w:r>
    </w:p>
    <w:bookmarkStart w:colFirst="0" w:colLast="0" w:name="kix.g70x3ly4zr1i" w:id="32"/>
    <w:bookmarkEnd w:id="32"/>
    <w:p w:rsidR="00000000" w:rsidDel="00000000" w:rsidP="00000000" w:rsidRDefault="00000000" w:rsidRPr="00000000" w14:paraId="00000116">
      <w:pPr>
        <w:numPr>
          <w:ilvl w:val="0"/>
          <w:numId w:val="2"/>
        </w:numPr>
        <w:ind w:left="720" w:hanging="360"/>
      </w:pPr>
      <w:hyperlink r:id="rId177">
        <w:r w:rsidDel="00000000" w:rsidR="00000000" w:rsidRPr="00000000">
          <w:rPr>
            <w:color w:val="1155cc"/>
            <w:u w:val="single"/>
            <w:rtl w:val="0"/>
          </w:rPr>
          <w:t xml:space="preserve">Sabherwal, A., &amp; Sparkman, G. (2025). A review of consistency in climate action: The role of social interactions and institutions in cultivating positive behavioral spillover. Current Opinion in Behavioral Sciences, 61, 101475.</w:t>
        </w:r>
      </w:hyperlink>
      <w:r w:rsidDel="00000000" w:rsidR="00000000" w:rsidRPr="00000000">
        <w:rPr>
          <w:rtl w:val="0"/>
        </w:rPr>
      </w:r>
    </w:p>
    <w:p w:rsidR="00000000" w:rsidDel="00000000" w:rsidP="00000000" w:rsidRDefault="00000000" w:rsidRPr="00000000" w14:paraId="00000117">
      <w:pPr>
        <w:numPr>
          <w:ilvl w:val="1"/>
          <w:numId w:val="2"/>
        </w:numPr>
        <w:ind w:left="1440" w:hanging="360"/>
      </w:pPr>
      <w:r w:rsidDel="00000000" w:rsidR="00000000" w:rsidRPr="00000000">
        <w:rPr>
          <w:rtl w:val="0"/>
        </w:rPr>
        <w:t xml:space="preserve">This review posits that driving</w:t>
      </w:r>
      <w:r w:rsidDel="00000000" w:rsidR="00000000" w:rsidRPr="00000000">
        <w:rPr>
          <w:b w:val="1"/>
          <w:bCs w:val="1"/>
          <w:highlight w:val="yellow"/>
          <w:rtl w:val="0"/>
        </w:rPr>
        <w:t xml:space="preserve"> positive spillover</w:t>
      </w:r>
      <w:r w:rsidDel="00000000" w:rsidR="00000000" w:rsidRPr="00000000">
        <w:rPr>
          <w:rtl w:val="0"/>
        </w:rPr>
        <w:t xml:space="preserve"> at the scale needed to mitigate climate change requires </w:t>
      </w:r>
      <w:r w:rsidDel="00000000" w:rsidR="00000000" w:rsidRPr="00000000">
        <w:rPr>
          <w:b w:val="1"/>
          <w:bCs w:val="1"/>
          <w:highlight w:val="yellow"/>
          <w:rtl w:val="0"/>
        </w:rPr>
        <w:t xml:space="preserve">social and societal scaffolding</w:t>
      </w:r>
      <w:r w:rsidDel="00000000" w:rsidR="00000000" w:rsidRPr="00000000">
        <w:rPr>
          <w:rtl w:val="0"/>
        </w:rPr>
        <w:t xml:space="preserve">. Emergent research </w:t>
      </w:r>
      <w:r w:rsidDel="00000000" w:rsidR="00000000" w:rsidRPr="00000000">
        <w:rPr>
          <w:highlight w:val="yellow"/>
          <w:rtl w:val="0"/>
        </w:rPr>
        <w:t xml:space="preserve">leverages collective processes</w:t>
      </w:r>
      <w:r w:rsidDel="00000000" w:rsidR="00000000" w:rsidRPr="00000000">
        <w:rPr>
          <w:rtl w:val="0"/>
        </w:rPr>
        <w:t xml:space="preserve">, including interpersonal and social interactions and institutional practices, to further amplify these psychological mechanisms and bolster positive behavioral spillover.</w:t>
      </w:r>
    </w:p>
    <w:p w:rsidR="00000000" w:rsidDel="00000000" w:rsidP="00000000" w:rsidRDefault="00000000" w:rsidRPr="00000000" w14:paraId="00000118">
      <w:pPr>
        <w:numPr>
          <w:ilvl w:val="0"/>
          <w:numId w:val="2"/>
        </w:numPr>
        <w:ind w:left="720" w:hanging="360"/>
        <w:rPr>
          <w:highlight w:val="magenta"/>
        </w:rPr>
      </w:pPr>
      <w:hyperlink r:id="rId178">
        <w:r w:rsidDel="00000000" w:rsidR="00000000" w:rsidRPr="00000000">
          <w:rPr>
            <w:color w:val="1155cc"/>
            <w:highlight w:val="magenta"/>
            <w:u w:val="single"/>
            <w:rtl w:val="0"/>
          </w:rPr>
          <w:t xml:space="preserve">De Gregorio, E., Carrus, G., Klöckner, C. A., Löfström, E., Similä, L., &amp; Brenner-Fliesser, M. (2025). Individual, collective and contextual dimensions of sustainable lifestyle change in daily life contexts: an integrated perspective. Frontiers in Psychology, 16, 1505676.  </w:t>
        </w:r>
      </w:hyperlink>
      <w:r w:rsidDel="00000000" w:rsidR="00000000" w:rsidRPr="00000000">
        <w:rPr>
          <w:rtl w:val="0"/>
        </w:rPr>
      </w:r>
    </w:p>
    <w:p w:rsidR="00000000" w:rsidDel="00000000" w:rsidP="00000000" w:rsidRDefault="00000000" w:rsidRPr="00000000" w14:paraId="00000119">
      <w:pPr>
        <w:numPr>
          <w:ilvl w:val="0"/>
          <w:numId w:val="9"/>
        </w:numPr>
        <w:ind w:left="720" w:hanging="360"/>
      </w:pPr>
      <w:r w:rsidDel="00000000" w:rsidR="00000000" w:rsidRPr="00000000">
        <w:rPr>
          <w:rtl w:val="0"/>
        </w:rPr>
        <w:t xml:space="preserve">(72) Dorina, I., Mullan, B., Boyes, M., &amp; McAlpine, T. (2024). What is behavioral complexity? Lay perceptions of characteristics of complex behavior. Behavioral Sciences, 14(8), 730. </w:t>
      </w:r>
      <w:hyperlink r:id="rId179">
        <w:r w:rsidDel="00000000" w:rsidR="00000000" w:rsidRPr="00000000">
          <w:rPr>
            <w:color w:val="1155cc"/>
            <w:u w:val="single"/>
            <w:rtl w:val="0"/>
          </w:rPr>
          <w:t xml:space="preserve">https://www.mdpi.com/2076-328X/14/8/730</w:t>
        </w:r>
      </w:hyperlink>
      <w:r w:rsidDel="00000000" w:rsidR="00000000" w:rsidRPr="00000000">
        <w:rPr>
          <w:rtl w:val="0"/>
        </w:rPr>
        <w:t xml:space="preserve"> </w:t>
      </w:r>
    </w:p>
    <w:p w:rsidR="00000000" w:rsidDel="00000000" w:rsidP="00000000" w:rsidRDefault="00000000" w:rsidRPr="00000000" w14:paraId="0000011A">
      <w:pPr>
        <w:numPr>
          <w:ilvl w:val="0"/>
          <w:numId w:val="9"/>
        </w:numPr>
        <w:ind w:left="720" w:hanging="360"/>
      </w:pPr>
      <w:r w:rsidDel="00000000" w:rsidR="00000000" w:rsidRPr="00000000">
        <w:rPr>
          <w:rtl w:val="0"/>
        </w:rPr>
        <w:t xml:space="preserve">(73) Conner, M., &amp; Norman, P. (2025). Attitudes, intentions, and behavior change. Annual Review of Psychology, 77.  </w:t>
      </w:r>
      <w:hyperlink r:id="rId180">
        <w:r w:rsidDel="00000000" w:rsidR="00000000" w:rsidRPr="00000000">
          <w:rPr>
            <w:color w:val="1155cc"/>
            <w:u w:val="single"/>
            <w:rtl w:val="0"/>
          </w:rPr>
          <w:t xml:space="preserve">https://www.annualreviews.org/content/journals/10.1146/annurev-psych-013125-042110</w:t>
        </w:r>
      </w:hyperlink>
      <w:r w:rsidDel="00000000" w:rsidR="00000000" w:rsidRPr="00000000">
        <w:rPr>
          <w:rtl w:val="0"/>
        </w:rPr>
        <w:t xml:space="preserve"> </w:t>
      </w:r>
    </w:p>
    <w:p w:rsidR="00000000" w:rsidDel="00000000" w:rsidP="00000000" w:rsidRDefault="00000000" w:rsidRPr="00000000" w14:paraId="0000011B">
      <w:pPr>
        <w:numPr>
          <w:ilvl w:val="0"/>
          <w:numId w:val="9"/>
        </w:numPr>
        <w:ind w:left="720" w:hanging="360"/>
      </w:pPr>
      <w:r w:rsidDel="00000000" w:rsidR="00000000" w:rsidRPr="00000000">
        <w:rPr>
          <w:rtl w:val="0"/>
        </w:rPr>
        <w:t xml:space="preserve">(74) </w:t>
      </w:r>
      <w:r w:rsidDel="00000000" w:rsidR="00000000" w:rsidRPr="00000000">
        <w:rPr>
          <w:color w:val="222222"/>
          <w:sz w:val="20"/>
          <w:szCs w:val="20"/>
          <w:highlight w:val="white"/>
          <w:rtl w:val="0"/>
        </w:rPr>
        <w:t xml:space="preserve">Heino, M. T. (2025). Understanding and shaping complex social psychological systems: Lessons from an emerging paradigm to thrive in an uncertain world. </w:t>
      </w:r>
      <w:hyperlink r:id="rId181">
        <w:r w:rsidDel="00000000" w:rsidR="00000000" w:rsidRPr="00000000">
          <w:rPr>
            <w:color w:val="1155cc"/>
            <w:sz w:val="20"/>
            <w:szCs w:val="20"/>
            <w:highlight w:val="white"/>
            <w:u w:val="single"/>
            <w:rtl w:val="0"/>
          </w:rPr>
          <w:t xml:space="preserve">https://osf.io/preprints/psyarxiv/qxa4n_v2</w:t>
        </w:r>
      </w:hyperlink>
      <w:r w:rsidDel="00000000" w:rsidR="00000000" w:rsidRPr="00000000">
        <w:rPr>
          <w:color w:val="222222"/>
          <w:sz w:val="20"/>
          <w:szCs w:val="20"/>
          <w:highlight w:val="white"/>
          <w:rtl w:val="0"/>
        </w:rPr>
        <w:t xml:space="preserve"> </w:t>
      </w:r>
      <w:r w:rsidDel="00000000" w:rsidR="00000000" w:rsidRPr="00000000">
        <w:rPr>
          <w:rtl w:val="0"/>
        </w:rPr>
      </w:r>
    </w:p>
    <w:p w:rsidR="00000000" w:rsidDel="00000000" w:rsidP="00000000" w:rsidRDefault="00000000" w:rsidRPr="00000000" w14:paraId="0000011C">
      <w:pPr>
        <w:numPr>
          <w:ilvl w:val="0"/>
          <w:numId w:val="9"/>
        </w:numPr>
        <w:ind w:left="720" w:hanging="360"/>
      </w:pPr>
      <w:r w:rsidDel="00000000" w:rsidR="00000000" w:rsidRPr="00000000">
        <w:rPr>
          <w:rtl w:val="0"/>
        </w:rPr>
        <w:t xml:space="preserve">(75) Ajmal, M., Manzoor Dar, W., Islam, A., &amp; Islam, Z. (2025). Empowering Collective Intentionality: A Framework for Social Change Through Group Consciousness. World Futures, 81(1), 15-34.  </w:t>
      </w:r>
      <w:hyperlink r:id="rId182">
        <w:r w:rsidDel="00000000" w:rsidR="00000000" w:rsidRPr="00000000">
          <w:rPr>
            <w:color w:val="1155cc"/>
            <w:u w:val="single"/>
            <w:rtl w:val="0"/>
          </w:rPr>
          <w:t xml:space="preserve">https://www.researchgate.net/profile/Azmat-Islam/publication/385652654_Empowering_Collective_Intentionality_A_Framework_for_Social_Change_Through_Group_Consciousness/links/672deed777f274616d640c8d/Empowering-Collective-Intentionality-A-Framework-for-Social-Change-Through-Group-Consciousness.pdf</w:t>
        </w:r>
      </w:hyperlink>
      <w:r w:rsidDel="00000000" w:rsidR="00000000" w:rsidRPr="00000000">
        <w:rPr>
          <w:rtl w:val="0"/>
        </w:rPr>
        <w:t xml:space="preserve"> </w:t>
      </w:r>
    </w:p>
    <w:p w:rsidR="00000000" w:rsidDel="00000000" w:rsidP="00000000" w:rsidRDefault="00000000" w:rsidRPr="00000000" w14:paraId="0000011D">
      <w:pPr>
        <w:numPr>
          <w:ilvl w:val="0"/>
          <w:numId w:val="9"/>
        </w:numPr>
        <w:ind w:left="720" w:hanging="360"/>
      </w:pPr>
      <w:r w:rsidDel="00000000" w:rsidR="00000000" w:rsidRPr="00000000">
        <w:rPr>
          <w:rtl w:val="0"/>
        </w:rPr>
        <w:t xml:space="preserve">(76) James, M. M., Jamaluddin, M., Froese, T., Belhadi, A., Panagiotou, A., &amp; Snowden, D. (2025). Wayshaping: A Multiscale Framework for Behavior Change. .https://europepmc.org/article/ppr/ppr1007841.</w:t>
      </w:r>
    </w:p>
    <w:p w:rsidR="00000000" w:rsidDel="00000000" w:rsidP="00000000" w:rsidRDefault="00000000" w:rsidRPr="00000000" w14:paraId="0000011E">
      <w:pPr>
        <w:numPr>
          <w:ilvl w:val="0"/>
          <w:numId w:val="9"/>
        </w:numPr>
        <w:ind w:left="720" w:hanging="360"/>
      </w:pPr>
      <w:r w:rsidDel="00000000" w:rsidR="00000000" w:rsidRPr="00000000">
        <w:rPr>
          <w:rtl w:val="0"/>
        </w:rPr>
        <w:t xml:space="preserve">(77) Kaaronen, R. O., &amp; Rietveld, E. (2021). Practical lessons for creating affordance-based interventions for sustainable behavior change. One earth, 4(10), 1412-1424. </w:t>
      </w:r>
      <w:hyperlink r:id="rId183">
        <w:r w:rsidDel="00000000" w:rsidR="00000000" w:rsidRPr="00000000">
          <w:rPr>
            <w:color w:val="1155cc"/>
            <w:u w:val="single"/>
            <w:rtl w:val="0"/>
          </w:rPr>
          <w:t xml:space="preserve">https://www.cell.com/one-earth/fulltext/S2590-3322%2821%2900535-2</w:t>
        </w:r>
      </w:hyperlink>
      <w:r w:rsidDel="00000000" w:rsidR="00000000" w:rsidRPr="00000000">
        <w:rPr>
          <w:rtl w:val="0"/>
        </w:rPr>
        <w:t xml:space="preserve"> </w:t>
      </w:r>
    </w:p>
    <w:p w:rsidR="00000000" w:rsidDel="00000000" w:rsidP="00000000" w:rsidRDefault="00000000" w:rsidRPr="00000000" w14:paraId="0000011F">
      <w:pPr>
        <w:numPr>
          <w:ilvl w:val="0"/>
          <w:numId w:val="3"/>
        </w:numPr>
        <w:ind w:left="720" w:hanging="360"/>
      </w:pPr>
      <w:r w:rsidDel="00000000" w:rsidR="00000000" w:rsidRPr="00000000">
        <w:rPr>
          <w:rtl w:val="0"/>
        </w:rPr>
        <w:t xml:space="preserve">(78) Heino, M. T. (2025). Complex Systems and Behaviour Change Science: Bridging Far Away Lands (Doctoral dissertation, Helsingin yliopisto). </w:t>
      </w:r>
      <w:hyperlink r:id="rId184">
        <w:r w:rsidDel="00000000" w:rsidR="00000000" w:rsidRPr="00000000">
          <w:rPr>
            <w:color w:val="1155cc"/>
            <w:highlight w:val="white"/>
            <w:u w:val="single"/>
            <w:rtl w:val="0"/>
          </w:rPr>
          <w:t xml:space="preserve">https://helda.helsinki.fi/bitstreams/980325e9-4519-435e-848e-84acd5363fa4/download</w:t>
        </w:r>
      </w:hyperlink>
      <w:r w:rsidDel="00000000" w:rsidR="00000000" w:rsidRPr="00000000">
        <w:rPr>
          <w:color w:val="222222"/>
          <w:highlight w:val="white"/>
          <w:rtl w:val="0"/>
        </w:rPr>
        <w:t xml:space="preserve"> </w:t>
      </w:r>
    </w:p>
    <w:p w:rsidR="00000000" w:rsidDel="00000000" w:rsidP="00000000" w:rsidRDefault="00000000" w:rsidRPr="00000000" w14:paraId="00000120">
      <w:pPr>
        <w:numPr>
          <w:ilvl w:val="0"/>
          <w:numId w:val="3"/>
        </w:numPr>
        <w:ind w:left="720" w:hanging="360"/>
        <w:rPr>
          <w:color w:val="222222"/>
          <w:sz w:val="20"/>
          <w:szCs w:val="20"/>
          <w:highlight w:val="white"/>
        </w:rPr>
      </w:pPr>
      <w:r w:rsidDel="00000000" w:rsidR="00000000" w:rsidRPr="00000000">
        <w:rPr>
          <w:rtl w:val="0"/>
        </w:rPr>
        <w:t xml:space="preserve">(79) De Gregorio, E., Carrus, G., Klöckner, C. A., Löfström, E., Similä, L., &amp; Brenner-Fliesser, M. (2025). Individual, collective and contextual dimensions of sustainable lifestyle change in daily life contexts: an integrated perspective. Frontiers in Psychology, 16, 1505676. </w:t>
      </w:r>
      <w:hyperlink r:id="rId185">
        <w:r w:rsidDel="00000000" w:rsidR="00000000" w:rsidRPr="00000000">
          <w:rPr>
            <w:color w:val="1155cc"/>
            <w:u w:val="single"/>
            <w:rtl w:val="0"/>
          </w:rPr>
          <w:t xml:space="preserve">https://www.frontiersin.org/journals/psychology/articles/10.3389/fpsyg.2025.1505676/full</w:t>
        </w:r>
      </w:hyperlink>
      <w:r w:rsidDel="00000000" w:rsidR="00000000" w:rsidRPr="00000000">
        <w:rPr>
          <w:rtl w:val="0"/>
        </w:rPr>
      </w:r>
    </w:p>
    <w:p w:rsidR="00000000" w:rsidDel="00000000" w:rsidP="00000000" w:rsidRDefault="00000000" w:rsidRPr="00000000" w14:paraId="00000121">
      <w:pPr>
        <w:numPr>
          <w:ilvl w:val="0"/>
          <w:numId w:val="3"/>
        </w:numPr>
        <w:ind w:left="720" w:hanging="360"/>
      </w:pPr>
      <w:r w:rsidDel="00000000" w:rsidR="00000000" w:rsidRPr="00000000">
        <w:rPr>
          <w:rtl w:val="0"/>
        </w:rPr>
        <w:t xml:space="preserve">(80) Ayres, C., Vega-Casanova, J., &amp; Arroyave Cabrera, J. (2024). Social Movements, Social Change, and International Cooperation: Strategic Insights from Latin America and the Caribbean. Social Sciences, 13(12), 639.  </w:t>
      </w:r>
      <w:hyperlink r:id="rId186">
        <w:r w:rsidDel="00000000" w:rsidR="00000000" w:rsidRPr="00000000">
          <w:rPr>
            <w:color w:val="1155cc"/>
            <w:u w:val="single"/>
            <w:rtl w:val="0"/>
          </w:rPr>
          <w:t xml:space="preserve">https://www.academia.edu/125916406/Social_Movements_Social_Change_and_International_Cooperation_Strategic_Insights_from_Latin_America_and_the_Caribbean</w:t>
        </w:r>
      </w:hyperlink>
      <w:r w:rsidDel="00000000" w:rsidR="00000000" w:rsidRPr="00000000">
        <w:rPr>
          <w:rtl w:val="0"/>
        </w:rPr>
        <w:t xml:space="preserve"> </w:t>
      </w:r>
    </w:p>
    <w:p w:rsidR="00000000" w:rsidDel="00000000" w:rsidP="00000000" w:rsidRDefault="00000000" w:rsidRPr="00000000" w14:paraId="00000122">
      <w:pPr>
        <w:numPr>
          <w:ilvl w:val="0"/>
          <w:numId w:val="3"/>
        </w:numPr>
        <w:ind w:left="720" w:hanging="360"/>
      </w:pPr>
      <w:r w:rsidDel="00000000" w:rsidR="00000000" w:rsidRPr="00000000">
        <w:rPr>
          <w:rtl w:val="0"/>
        </w:rPr>
        <w:t xml:space="preserve">(81) Barrera, E. L., &amp; Vieira, D. (2025). The global convergence of food waste: A growing sustainability challenge. Cell Reports Sustainability, 2(9).  </w:t>
      </w:r>
      <w:hyperlink r:id="rId187">
        <w:r w:rsidDel="00000000" w:rsidR="00000000" w:rsidRPr="00000000">
          <w:rPr>
            <w:color w:val="1155cc"/>
            <w:u w:val="single"/>
            <w:rtl w:val="0"/>
          </w:rPr>
          <w:t xml:space="preserve">https://www.sciencedirect.com/science/article/pii/S2949790625001922</w:t>
        </w:r>
      </w:hyperlink>
      <w:r w:rsidDel="00000000" w:rsidR="00000000" w:rsidRPr="00000000">
        <w:rPr>
          <w:rtl w:val="0"/>
        </w:rPr>
      </w:r>
    </w:p>
    <w:p w:rsidR="00000000" w:rsidDel="00000000" w:rsidP="00000000" w:rsidRDefault="00000000" w:rsidRPr="00000000" w14:paraId="00000123">
      <w:pPr>
        <w:numPr>
          <w:ilvl w:val="0"/>
          <w:numId w:val="3"/>
        </w:numPr>
        <w:ind w:left="720" w:hanging="360"/>
      </w:pPr>
      <w:r w:rsidDel="00000000" w:rsidR="00000000" w:rsidRPr="00000000">
        <w:rPr>
          <w:rtl w:val="0"/>
        </w:rPr>
        <w:t xml:space="preserve">(83) Heino, M. T., Proverbio, D., Marchand, G., Resnicow, K., &amp; Hankonen, N. (2023). Attractor landscapes: A unifying conceptual model for understanding behaviour change across scales of observation. Health Psychology Review, 17(4), 655-672.  </w:t>
      </w:r>
      <w:hyperlink r:id="rId188">
        <w:r w:rsidDel="00000000" w:rsidR="00000000" w:rsidRPr="00000000">
          <w:rPr>
            <w:color w:val="1155cc"/>
            <w:u w:val="single"/>
            <w:rtl w:val="0"/>
          </w:rPr>
          <w:t xml:space="preserve">https://www.tandfonline.com/doi/pdf/10.1080/17437199.2022.2146598</w:t>
        </w:r>
      </w:hyperlink>
      <w:r w:rsidDel="00000000" w:rsidR="00000000" w:rsidRPr="00000000">
        <w:rPr>
          <w:rtl w:val="0"/>
        </w:rPr>
      </w:r>
    </w:p>
    <w:p w:rsidR="00000000" w:rsidDel="00000000" w:rsidP="00000000" w:rsidRDefault="00000000" w:rsidRPr="00000000" w14:paraId="00000124">
      <w:pPr>
        <w:numPr>
          <w:ilvl w:val="0"/>
          <w:numId w:val="3"/>
        </w:numPr>
        <w:ind w:left="720" w:hanging="360"/>
      </w:pPr>
      <w:r w:rsidDel="00000000" w:rsidR="00000000" w:rsidRPr="00000000">
        <w:rPr>
          <w:rtl w:val="0"/>
        </w:rPr>
        <w:t xml:space="preserve">(135) Dudgeon, P., Rickwood, D., Garvey, D., &amp; Gridley, H. (2014). A history of Indigenous psychology. Working together: Aboriginal and Torres Strait Islander mental health and wellbeing principles and practice, 2, 39-54.</w:t>
      </w:r>
    </w:p>
    <w:p w:rsidR="00000000" w:rsidDel="00000000" w:rsidP="00000000" w:rsidRDefault="00000000" w:rsidRPr="00000000" w14:paraId="00000125">
      <w:pPr>
        <w:numPr>
          <w:ilvl w:val="0"/>
          <w:numId w:val="9"/>
        </w:numPr>
        <w:ind w:left="720" w:hanging="360"/>
        <w:rPr>
          <w:color w:val="222222"/>
          <w:highlight w:val="white"/>
        </w:rPr>
      </w:pPr>
      <w:r w:rsidDel="00000000" w:rsidR="00000000" w:rsidRPr="00000000">
        <w:rPr>
          <w:color w:val="222222"/>
          <w:highlight w:val="magenta"/>
          <w:rtl w:val="0"/>
        </w:rPr>
        <w:t xml:space="preserve">[??] </w:t>
      </w:r>
      <w:r w:rsidDel="00000000" w:rsidR="00000000" w:rsidRPr="00000000">
        <w:rPr>
          <w:color w:val="222222"/>
          <w:highlight w:val="white"/>
          <w:rtl w:val="0"/>
        </w:rPr>
        <w:t xml:space="preserve">L’apprentissage transformationnel : Jack Mezirow à partir des années 1970 le définit comme un processus continu et progressif par lequel les individus, à travers la réflexion critique et l’intégration de nouvelles informations et expériences, questionnent et transforment fondamentalement leur compréhension du monde et de leur personne (Mezirow, 1991, 2003)</w:t>
      </w:r>
    </w:p>
    <w:p w:rsidR="00000000" w:rsidDel="00000000" w:rsidP="00000000" w:rsidRDefault="00000000" w:rsidRPr="00000000" w14:paraId="00000126">
      <w:pPr>
        <w:rPr>
          <w:color w:val="222222"/>
          <w:highlight w:val="white"/>
        </w:rPr>
      </w:pPr>
      <w:r w:rsidDel="00000000" w:rsidR="00000000" w:rsidRPr="00000000">
        <w:rPr>
          <w:rtl w:val="0"/>
        </w:rPr>
      </w:r>
    </w:p>
    <w:p w:rsidR="00000000" w:rsidDel="00000000" w:rsidP="00000000" w:rsidRDefault="00000000" w:rsidRPr="00000000" w14:paraId="00000127">
      <w:pPr>
        <w:pStyle w:val="Heading2"/>
        <w:rPr/>
      </w:pPr>
      <w:bookmarkStart w:colFirst="0" w:colLast="0" w:name="_ia20nqm5s4a2" w:id="33"/>
      <w:bookmarkEnd w:id="33"/>
      <w:r w:rsidDel="00000000" w:rsidR="00000000" w:rsidRPr="00000000">
        <w:rPr>
          <w:rtl w:val="0"/>
        </w:rPr>
        <w:t xml:space="preserve">DESIGN &amp; SC </w:t>
      </w:r>
    </w:p>
    <w:p w:rsidR="00000000" w:rsidDel="00000000" w:rsidP="00000000" w:rsidRDefault="00000000" w:rsidRPr="00000000" w14:paraId="00000128">
      <w:pPr>
        <w:rPr>
          <w:color w:val="222222"/>
          <w:highlight w:val="white"/>
        </w:rPr>
      </w:pPr>
      <w:r w:rsidDel="00000000" w:rsidR="00000000" w:rsidRPr="00000000">
        <w:rPr>
          <w:rtl w:val="0"/>
        </w:rPr>
      </w:r>
    </w:p>
    <w:p w:rsidR="00000000" w:rsidDel="00000000" w:rsidP="00000000" w:rsidRDefault="00000000" w:rsidRPr="00000000" w14:paraId="00000129">
      <w:pPr>
        <w:numPr>
          <w:ilvl w:val="0"/>
          <w:numId w:val="12"/>
        </w:numPr>
        <w:ind w:left="720" w:hanging="360"/>
        <w:rPr>
          <w:color w:val="222222"/>
          <w:highlight w:val="white"/>
        </w:rPr>
      </w:pPr>
      <w:r w:rsidDel="00000000" w:rsidR="00000000" w:rsidRPr="00000000">
        <w:rPr>
          <w:color w:val="222222"/>
          <w:highlight w:val="magenta"/>
          <w:rtl w:val="0"/>
        </w:rPr>
        <w:t xml:space="preserve">[X]</w:t>
      </w:r>
      <w:r w:rsidDel="00000000" w:rsidR="00000000" w:rsidRPr="00000000">
        <w:rPr>
          <w:color w:val="222222"/>
          <w:highlight w:val="white"/>
          <w:rtl w:val="0"/>
        </w:rPr>
        <w:t xml:space="preserve"> Bay Brix Nielsen, C. K., Cash, P., &amp; Daalhuizen, J. (2024). The power and potential of Behavioural Design: practice, methodology, and ethics. Journal of Engineering Design, 35(5), 504-542. </w:t>
      </w:r>
      <w:hyperlink r:id="rId189">
        <w:r w:rsidDel="00000000" w:rsidR="00000000" w:rsidRPr="00000000">
          <w:rPr>
            <w:color w:val="1155cc"/>
            <w:highlight w:val="white"/>
            <w:u w:val="single"/>
            <w:rtl w:val="0"/>
          </w:rPr>
          <w:t xml:space="preserve">https://www.tandfonline.com/doi/pdf/10.1080/09544828.2024.2322897</w:t>
        </w:r>
      </w:hyperlink>
      <w:r w:rsidDel="00000000" w:rsidR="00000000" w:rsidRPr="00000000">
        <w:rPr>
          <w:rtl w:val="0"/>
        </w:rPr>
      </w:r>
    </w:p>
    <w:p w:rsidR="00000000" w:rsidDel="00000000" w:rsidP="00000000" w:rsidRDefault="00000000" w:rsidRPr="00000000" w14:paraId="0000012A">
      <w:pPr>
        <w:numPr>
          <w:ilvl w:val="0"/>
          <w:numId w:val="12"/>
        </w:numPr>
        <w:ind w:left="720" w:hanging="360"/>
        <w:rPr>
          <w:color w:val="222222"/>
          <w:highlight w:val="white"/>
        </w:rPr>
      </w:pPr>
      <w:r w:rsidDel="00000000" w:rsidR="00000000" w:rsidRPr="00000000">
        <w:rPr>
          <w:color w:val="222222"/>
          <w:highlight w:val="magenta"/>
          <w:rtl w:val="0"/>
        </w:rPr>
        <w:t xml:space="preserve">[X]</w:t>
      </w:r>
      <w:r w:rsidDel="00000000" w:rsidR="00000000" w:rsidRPr="00000000">
        <w:rPr>
          <w:color w:val="222222"/>
          <w:highlight w:val="white"/>
          <w:rtl w:val="0"/>
        </w:rPr>
        <w:t xml:space="preserve"> Nielsen, C. K. B. B., Cash, P., Daalhuizen, J., &amp; Tromp, N. (2025). Evaluating reframing in behavioural design. Journal of Engineering Design, 1-25. https://www.tandfonline.com/doi/full/10.1080/09544828.2025.2513205</w:t>
      </w:r>
    </w:p>
    <w:p w:rsidR="00000000" w:rsidDel="00000000" w:rsidP="00000000" w:rsidRDefault="00000000" w:rsidRPr="00000000" w14:paraId="0000012B">
      <w:pPr>
        <w:numPr>
          <w:ilvl w:val="0"/>
          <w:numId w:val="12"/>
        </w:numPr>
        <w:ind w:left="720" w:hanging="360"/>
        <w:rPr>
          <w:color w:val="222222"/>
          <w:highlight w:val="white"/>
        </w:rPr>
      </w:pPr>
      <w:r w:rsidDel="00000000" w:rsidR="00000000" w:rsidRPr="00000000">
        <w:rPr>
          <w:color w:val="222222"/>
          <w:highlight w:val="magenta"/>
          <w:rtl w:val="0"/>
        </w:rPr>
        <w:t xml:space="preserve">[X]</w:t>
      </w:r>
      <w:r w:rsidDel="00000000" w:rsidR="00000000" w:rsidRPr="00000000">
        <w:rPr>
          <w:color w:val="222222"/>
          <w:highlight w:val="white"/>
          <w:rtl w:val="0"/>
        </w:rPr>
        <w:t xml:space="preserve"> Falcão Duarte, C., Daalhuizen, J., Cash, P., Stilbo, R., &amp; Pedersen, M. (2025). Ambiguity in behavioural design: exploring how ambiguity in motivation, capabilities, and opportunities leads to unexpected outcomes. Journal of Engineering Design, 1-28.  </w:t>
      </w:r>
      <w:hyperlink r:id="rId190">
        <w:r w:rsidDel="00000000" w:rsidR="00000000" w:rsidRPr="00000000">
          <w:rPr>
            <w:color w:val="1155cc"/>
            <w:highlight w:val="white"/>
            <w:u w:val="single"/>
            <w:rtl w:val="0"/>
          </w:rPr>
          <w:t xml:space="preserve">https://www.tandfonline.com/doi/full/10.1080/09544828.2025.2524271</w:t>
        </w:r>
      </w:hyperlink>
      <w:r w:rsidDel="00000000" w:rsidR="00000000" w:rsidRPr="00000000">
        <w:rPr>
          <w:color w:val="222222"/>
          <w:highlight w:val="white"/>
          <w:rtl w:val="0"/>
        </w:rPr>
        <w:t xml:space="preserve"> </w:t>
      </w:r>
    </w:p>
    <w:p w:rsidR="00000000" w:rsidDel="00000000" w:rsidP="00000000" w:rsidRDefault="00000000" w:rsidRPr="00000000" w14:paraId="0000012C">
      <w:pPr>
        <w:numPr>
          <w:ilvl w:val="0"/>
          <w:numId w:val="12"/>
        </w:numPr>
        <w:ind w:left="720" w:hanging="360"/>
        <w:rPr>
          <w:color w:val="222222"/>
          <w:highlight w:val="white"/>
        </w:rPr>
      </w:pPr>
      <w:r w:rsidDel="00000000" w:rsidR="00000000" w:rsidRPr="00000000">
        <w:rPr>
          <w:color w:val="222222"/>
          <w:highlight w:val="magenta"/>
          <w:rtl w:val="0"/>
        </w:rPr>
        <w:t xml:space="preserve">[X]</w:t>
      </w:r>
      <w:r w:rsidDel="00000000" w:rsidR="00000000" w:rsidRPr="00000000">
        <w:rPr>
          <w:color w:val="222222"/>
          <w:highlight w:val="white"/>
          <w:rtl w:val="0"/>
        </w:rPr>
        <w:t xml:space="preserve"> Kujur, S. K., &amp; Khadilkar, P. (2025, January). Leveraging Behavioral Design for Effective Climate Policy: A Systematic Literature Review. In International Conference on Research into Design (pp. 369-381). Singapore: Springer Nature Singapore. </w:t>
      </w:r>
      <w:hyperlink r:id="rId191">
        <w:r w:rsidDel="00000000" w:rsidR="00000000" w:rsidRPr="00000000">
          <w:rPr>
            <w:color w:val="1155cc"/>
            <w:highlight w:val="white"/>
            <w:u w:val="single"/>
            <w:rtl w:val="0"/>
          </w:rPr>
          <w:t xml:space="preserve">https://link.springer.com/chapter/10.1007/978-981-96-7316-2_30</w:t>
        </w:r>
      </w:hyperlink>
      <w:r w:rsidDel="00000000" w:rsidR="00000000" w:rsidRPr="00000000">
        <w:rPr>
          <w:color w:val="222222"/>
          <w:highlight w:val="white"/>
          <w:rtl w:val="0"/>
        </w:rPr>
        <w:t xml:space="preserve"> </w:t>
      </w:r>
    </w:p>
    <w:p w:rsidR="00000000" w:rsidDel="00000000" w:rsidP="00000000" w:rsidRDefault="00000000" w:rsidRPr="00000000" w14:paraId="0000012D">
      <w:pPr>
        <w:numPr>
          <w:ilvl w:val="0"/>
          <w:numId w:val="12"/>
        </w:numPr>
        <w:ind w:left="720" w:hanging="360"/>
        <w:rPr>
          <w:color w:val="222222"/>
          <w:highlight w:val="white"/>
        </w:rPr>
      </w:pPr>
      <w:r w:rsidDel="00000000" w:rsidR="00000000" w:rsidRPr="00000000">
        <w:rPr>
          <w:color w:val="222222"/>
          <w:highlight w:val="magenta"/>
          <w:rtl w:val="0"/>
        </w:rPr>
        <w:t xml:space="preserve">[X] </w:t>
      </w:r>
      <w:r w:rsidDel="00000000" w:rsidR="00000000" w:rsidRPr="00000000">
        <w:rPr>
          <w:color w:val="222222"/>
          <w:highlight w:val="white"/>
          <w:rtl w:val="0"/>
        </w:rPr>
        <w:t xml:space="preserve">Kaaronen, R. O., &amp; Rietveld, E. (2021). Practical lessons for creating affordance-based interventions for sustainable behavior change. One earth, 4(10), 1412-1424.  </w:t>
      </w:r>
      <w:hyperlink r:id="rId192">
        <w:r w:rsidDel="00000000" w:rsidR="00000000" w:rsidRPr="00000000">
          <w:rPr>
            <w:color w:val="1155cc"/>
            <w:highlight w:val="white"/>
            <w:u w:val="single"/>
            <w:rtl w:val="0"/>
          </w:rPr>
          <w:t xml:space="preserve">https://www.cell.com/action/showPdf?pii=S2590-3322%2821%2900535-2</w:t>
        </w:r>
      </w:hyperlink>
      <w:r w:rsidDel="00000000" w:rsidR="00000000" w:rsidRPr="00000000">
        <w:rPr>
          <w:rtl w:val="0"/>
        </w:rPr>
      </w:r>
    </w:p>
    <w:p w:rsidR="00000000" w:rsidDel="00000000" w:rsidP="00000000" w:rsidRDefault="00000000" w:rsidRPr="00000000" w14:paraId="0000012E">
      <w:pPr>
        <w:numPr>
          <w:ilvl w:val="0"/>
          <w:numId w:val="12"/>
        </w:numPr>
        <w:ind w:left="720" w:hanging="360"/>
        <w:rPr>
          <w:color w:val="222222"/>
        </w:rPr>
      </w:pPr>
      <w:r w:rsidDel="00000000" w:rsidR="00000000" w:rsidRPr="00000000">
        <w:rPr>
          <w:color w:val="222222"/>
          <w:highlight w:val="yellow"/>
          <w:rtl w:val="0"/>
        </w:rPr>
        <w:t xml:space="preserve">[X]</w:t>
      </w:r>
      <w:r w:rsidDel="00000000" w:rsidR="00000000" w:rsidRPr="00000000">
        <w:rPr>
          <w:color w:val="222222"/>
          <w:rtl w:val="0"/>
        </w:rPr>
        <w:t xml:space="preserve"> Read, D. J., &amp; Selinske, M. J. (2024). Achieving transformational change through the consilience of behavioral science and radical alternatives. Sustainability Science, 19(4), 1491-1502.  </w:t>
      </w:r>
      <w:hyperlink r:id="rId193">
        <w:r w:rsidDel="00000000" w:rsidR="00000000" w:rsidRPr="00000000">
          <w:rPr>
            <w:color w:val="1155cc"/>
            <w:u w:val="single"/>
            <w:rtl w:val="0"/>
          </w:rPr>
          <w:t xml:space="preserve">https://link.springer.com/article/10.1007/s11625-024-01482-w</w:t>
        </w:r>
      </w:hyperlink>
      <w:r w:rsidDel="00000000" w:rsidR="00000000" w:rsidRPr="00000000">
        <w:rPr>
          <w:color w:val="222222"/>
          <w:rtl w:val="0"/>
        </w:rPr>
        <w:t xml:space="preserve"> </w:t>
      </w:r>
    </w:p>
    <w:p w:rsidR="00000000" w:rsidDel="00000000" w:rsidP="00000000" w:rsidRDefault="00000000" w:rsidRPr="00000000" w14:paraId="0000012F">
      <w:pPr>
        <w:numPr>
          <w:ilvl w:val="0"/>
          <w:numId w:val="12"/>
        </w:numPr>
        <w:ind w:left="720" w:hanging="360"/>
        <w:rPr>
          <w:color w:val="222222"/>
          <w:highlight w:val="white"/>
        </w:rPr>
      </w:pPr>
      <w:r w:rsidDel="00000000" w:rsidR="00000000" w:rsidRPr="00000000">
        <w:rPr>
          <w:color w:val="222222"/>
          <w:highlight w:val="magenta"/>
          <w:rtl w:val="0"/>
        </w:rPr>
        <w:t xml:space="preserve">[X] </w:t>
      </w:r>
      <w:r w:rsidDel="00000000" w:rsidR="00000000" w:rsidRPr="00000000">
        <w:rPr>
          <w:color w:val="222222"/>
          <w:highlight w:val="white"/>
          <w:rtl w:val="0"/>
        </w:rPr>
        <w:t xml:space="preserve">Ingram, W., Dookie, D., Mikolajczak, K., Vincent, K., Brewer, T., Barry, D., ... &amp; Gannon, K. (2025). Co-designing transdisciplinary research for water security and adaptation: lessons from the BASIN project.  </w:t>
      </w:r>
      <w:hyperlink r:id="rId194">
        <w:r w:rsidDel="00000000" w:rsidR="00000000" w:rsidRPr="00000000">
          <w:rPr>
            <w:color w:val="1155cc"/>
            <w:highlight w:val="white"/>
            <w:u w:val="single"/>
            <w:rtl w:val="0"/>
          </w:rPr>
          <w:t xml:space="preserve">https://researchonline.lse.ac.uk/id/eprint/129045/</w:t>
        </w:r>
      </w:hyperlink>
      <w:r w:rsidDel="00000000" w:rsidR="00000000" w:rsidRPr="00000000">
        <w:rPr>
          <w:color w:val="222222"/>
          <w:highlight w:val="white"/>
          <w:rtl w:val="0"/>
        </w:rPr>
        <w:t xml:space="preserve"> (</w:t>
      </w:r>
      <w:hyperlink r:id="rId195">
        <w:r w:rsidDel="00000000" w:rsidR="00000000" w:rsidRPr="00000000">
          <w:rPr>
            <w:color w:val="1155cc"/>
            <w:highlight w:val="white"/>
            <w:u w:val="single"/>
            <w:rtl w:val="0"/>
          </w:rPr>
          <w:t xml:space="preserve">https://idl-bnc-idrc.dspacedirect.org/server/api/core/bitstreams/a90ad51f-660d-4926-ae08-4cc59e450a4b/content</w:t>
        </w:r>
      </w:hyperlink>
      <w:r w:rsidDel="00000000" w:rsidR="00000000" w:rsidRPr="00000000">
        <w:rPr>
          <w:color w:val="222222"/>
          <w:highlight w:val="white"/>
          <w:rtl w:val="0"/>
        </w:rPr>
        <w:t xml:space="preserve"> ) </w:t>
      </w:r>
    </w:p>
    <w:p w:rsidR="00000000" w:rsidDel="00000000" w:rsidP="00000000" w:rsidRDefault="00000000" w:rsidRPr="00000000" w14:paraId="00000130">
      <w:pPr>
        <w:rPr>
          <w:color w:val="222222"/>
          <w:highlight w:val="white"/>
        </w:rPr>
      </w:pPr>
      <w:r w:rsidDel="00000000" w:rsidR="00000000" w:rsidRPr="00000000">
        <w:rPr>
          <w:rtl w:val="0"/>
        </w:rPr>
      </w:r>
    </w:p>
    <w:p w:rsidR="00000000" w:rsidDel="00000000" w:rsidP="00000000" w:rsidRDefault="00000000" w:rsidRPr="00000000" w14:paraId="00000131">
      <w:pPr>
        <w:rPr>
          <w:color w:val="222222"/>
          <w:highlight w:val="white"/>
        </w:rPr>
      </w:pPr>
      <w:r w:rsidDel="00000000" w:rsidR="00000000" w:rsidRPr="00000000">
        <w:rPr>
          <w:rtl w:val="0"/>
        </w:rPr>
      </w:r>
    </w:p>
    <w:p w:rsidR="00000000" w:rsidDel="00000000" w:rsidP="00000000" w:rsidRDefault="00000000" w:rsidRPr="00000000" w14:paraId="00000132">
      <w:pPr>
        <w:rPr>
          <w:color w:val="222222"/>
          <w:highlight w:val="white"/>
        </w:rPr>
      </w:pPr>
      <w:r w:rsidDel="00000000" w:rsidR="00000000" w:rsidRPr="00000000">
        <w:rPr>
          <w:rtl w:val="0"/>
        </w:rPr>
      </w:r>
    </w:p>
    <w:p w:rsidR="00000000" w:rsidDel="00000000" w:rsidP="00000000" w:rsidRDefault="00000000" w:rsidRPr="00000000" w14:paraId="00000133">
      <w:pPr>
        <w:rPr>
          <w:color w:val="222222"/>
          <w:highlight w:val="white"/>
        </w:rPr>
      </w:pPr>
      <w:r w:rsidDel="00000000" w:rsidR="00000000" w:rsidRPr="00000000">
        <w:rPr>
          <w:rtl w:val="0"/>
        </w:rPr>
      </w:r>
    </w:p>
    <w:p w:rsidR="00000000" w:rsidDel="00000000" w:rsidP="00000000" w:rsidRDefault="00000000" w:rsidRPr="00000000" w14:paraId="00000134">
      <w:pPr>
        <w:rPr>
          <w:b w:val="1"/>
          <w:bCs w:val="1"/>
          <w:color w:val="222222"/>
          <w:highlight w:val="white"/>
        </w:rPr>
      </w:pPr>
      <w:r w:rsidDel="00000000" w:rsidR="00000000" w:rsidRPr="00000000">
        <w:rPr>
          <w:color w:val="222222"/>
          <w:highlight w:val="white"/>
          <w:rtl w:val="0"/>
        </w:rPr>
        <w:t xml:space="preserve">A TRIER -&gt; </w:t>
      </w:r>
      <w:r w:rsidDel="00000000" w:rsidR="00000000" w:rsidRPr="00000000">
        <w:rPr>
          <w:b w:val="1"/>
          <w:bCs w:val="1"/>
          <w:color w:val="222222"/>
          <w:highlight w:val="white"/>
          <w:rtl w:val="0"/>
        </w:rPr>
        <w:t xml:space="preserve">Hallucinations ChaGPT ? </w:t>
      </w:r>
    </w:p>
    <w:p w:rsidR="00000000" w:rsidDel="00000000" w:rsidP="00000000" w:rsidRDefault="00000000" w:rsidRPr="00000000" w14:paraId="00000135">
      <w:pPr>
        <w:rPr>
          <w:b w:val="1"/>
          <w:bCs w:val="1"/>
          <w:color w:val="222222"/>
          <w:highlight w:val="white"/>
        </w:rPr>
      </w:pPr>
      <w:r w:rsidDel="00000000" w:rsidR="00000000" w:rsidRPr="00000000">
        <w:rPr>
          <w:rtl w:val="0"/>
        </w:rPr>
      </w:r>
    </w:p>
    <w:p w:rsidR="00000000" w:rsidDel="00000000" w:rsidP="00000000" w:rsidRDefault="00000000" w:rsidRPr="00000000" w14:paraId="00000136">
      <w:pPr>
        <w:numPr>
          <w:ilvl w:val="0"/>
          <w:numId w:val="5"/>
        </w:numPr>
        <w:ind w:left="720" w:hanging="360"/>
        <w:rPr>
          <w:color w:val="222222"/>
          <w:highlight w:val="white"/>
        </w:rPr>
      </w:pPr>
      <w:r w:rsidDel="00000000" w:rsidR="00000000" w:rsidRPr="00000000">
        <w:rPr>
          <w:b w:val="1"/>
          <w:bCs w:val="1"/>
          <w:color w:val="222222"/>
          <w:highlight w:val="white"/>
          <w:rtl w:val="0"/>
        </w:rPr>
        <w:t xml:space="preserve">Shafir, E.</w:t>
      </w:r>
      <w:r w:rsidDel="00000000" w:rsidR="00000000" w:rsidRPr="00000000">
        <w:rPr>
          <w:color w:val="222222"/>
          <w:highlight w:val="white"/>
          <w:rtl w:val="0"/>
        </w:rPr>
        <w:t xml:space="preserve"> (2013). </w:t>
      </w:r>
      <w:r w:rsidDel="00000000" w:rsidR="00000000" w:rsidRPr="00000000">
        <w:rPr>
          <w:i w:val="1"/>
          <w:iCs w:val="1"/>
          <w:color w:val="222222"/>
          <w:highlight w:val="white"/>
          <w:rtl w:val="0"/>
        </w:rPr>
        <w:t xml:space="preserve">The behavioral foundations of public policy</w:t>
      </w:r>
      <w:r w:rsidDel="00000000" w:rsidR="00000000" w:rsidRPr="00000000">
        <w:rPr>
          <w:color w:val="222222"/>
          <w:highlight w:val="white"/>
          <w:rtl w:val="0"/>
        </w:rPr>
        <w:t xml:space="preserve">. Princeton University Press.</w:t>
        <w:br w:type="textWrapping"/>
      </w:r>
      <w:hyperlink r:id="rId196">
        <w:r w:rsidDel="00000000" w:rsidR="00000000" w:rsidRPr="00000000">
          <w:rPr>
            <w:color w:val="1155cc"/>
            <w:highlight w:val="white"/>
            <w:u w:val="single"/>
            <w:rtl w:val="0"/>
          </w:rPr>
          <w:t xml:space="preserve">https://ppc.sas.upenn.edu/sites/default/files/wellbeingpublicpolicy.pdf</w:t>
        </w:r>
      </w:hyperlink>
      <w:r w:rsidDel="00000000" w:rsidR="00000000" w:rsidRPr="00000000">
        <w:rPr>
          <w:rtl w:val="0"/>
        </w:rPr>
      </w:r>
    </w:p>
    <w:p w:rsidR="00000000" w:rsidDel="00000000" w:rsidP="00000000" w:rsidRDefault="00000000" w:rsidRPr="00000000" w14:paraId="00000137">
      <w:pPr>
        <w:numPr>
          <w:ilvl w:val="0"/>
          <w:numId w:val="5"/>
        </w:numPr>
        <w:ind w:left="720" w:hanging="360"/>
        <w:rPr>
          <w:color w:val="222222"/>
          <w:highlight w:val="white"/>
        </w:rPr>
      </w:pPr>
      <w:r w:rsidDel="00000000" w:rsidR="00000000" w:rsidRPr="00000000">
        <w:rPr>
          <w:b w:val="1"/>
          <w:bCs w:val="1"/>
          <w:color w:val="222222"/>
          <w:highlight w:val="white"/>
          <w:rtl w:val="0"/>
        </w:rPr>
        <w:t xml:space="preserve">Collins, H.</w:t>
      </w:r>
      <w:r w:rsidDel="00000000" w:rsidR="00000000" w:rsidRPr="00000000">
        <w:rPr>
          <w:color w:val="222222"/>
          <w:highlight w:val="white"/>
          <w:rtl w:val="0"/>
        </w:rPr>
        <w:t xml:space="preserve"> (2023). Wellbeing and public policy. </w:t>
      </w:r>
      <w:r w:rsidDel="00000000" w:rsidR="00000000" w:rsidRPr="00000000">
        <w:rPr>
          <w:i w:val="1"/>
          <w:iCs w:val="1"/>
          <w:color w:val="222222"/>
          <w:highlight w:val="white"/>
          <w:rtl w:val="0"/>
        </w:rPr>
        <w:t xml:space="preserve">Cambridge Business Research Working Paper No. 432</w:t>
      </w:r>
      <w:r w:rsidDel="00000000" w:rsidR="00000000" w:rsidRPr="00000000">
        <w:rPr>
          <w:color w:val="222222"/>
          <w:highlight w:val="white"/>
          <w:rtl w:val="0"/>
        </w:rPr>
        <w:t xml:space="preserve">.</w:t>
        <w:br w:type="textWrapping"/>
      </w:r>
      <w:hyperlink r:id="rId197">
        <w:r w:rsidDel="00000000" w:rsidR="00000000" w:rsidRPr="00000000">
          <w:rPr>
            <w:color w:val="1155cc"/>
            <w:highlight w:val="white"/>
            <w:u w:val="single"/>
            <w:rtl w:val="0"/>
          </w:rPr>
          <w:t xml:space="preserve">https://www.jbs.cam.ac.uk/wp-content/uploads/2023/05/cbrwp432.pdf</w:t>
        </w:r>
      </w:hyperlink>
      <w:r w:rsidDel="00000000" w:rsidR="00000000" w:rsidRPr="00000000">
        <w:rPr>
          <w:rtl w:val="0"/>
        </w:rPr>
      </w:r>
    </w:p>
    <w:p w:rsidR="00000000" w:rsidDel="00000000" w:rsidP="00000000" w:rsidRDefault="00000000" w:rsidRPr="00000000" w14:paraId="00000138">
      <w:pPr>
        <w:numPr>
          <w:ilvl w:val="0"/>
          <w:numId w:val="5"/>
        </w:numPr>
        <w:ind w:left="720" w:hanging="360"/>
        <w:rPr>
          <w:color w:val="222222"/>
          <w:highlight w:val="white"/>
        </w:rPr>
      </w:pPr>
      <w:r w:rsidDel="00000000" w:rsidR="00000000" w:rsidRPr="00000000">
        <w:rPr>
          <w:b w:val="1"/>
          <w:bCs w:val="1"/>
          <w:color w:val="222222"/>
          <w:highlight w:val="white"/>
          <w:rtl w:val="0"/>
        </w:rPr>
        <w:t xml:space="preserve">Dudgeon, P., et al.</w:t>
      </w:r>
      <w:r w:rsidDel="00000000" w:rsidR="00000000" w:rsidRPr="00000000">
        <w:rPr>
          <w:color w:val="222222"/>
          <w:highlight w:val="white"/>
          <w:rtl w:val="0"/>
        </w:rPr>
        <w:t xml:space="preserve"> (2014). Working together: Aboriginal and Torres Strait Islander mental health and wellbeing principles. Commonwealth of Australia.</w:t>
        <w:br w:type="textWrapping"/>
      </w:r>
      <w:hyperlink r:id="rId198">
        <w:r w:rsidDel="00000000" w:rsidR="00000000" w:rsidRPr="00000000">
          <w:rPr>
            <w:color w:val="1155cc"/>
            <w:highlight w:val="white"/>
            <w:u w:val="single"/>
            <w:rtl w:val="0"/>
          </w:rPr>
          <w:t xml:space="preserve">https://www.thekids.org.au/globalassets/media/documents/aboriginal-health/working-together-second-edition/wt-part-1-chapt-3-final.pdf</w:t>
        </w:r>
      </w:hyperlink>
      <w:r w:rsidDel="00000000" w:rsidR="00000000" w:rsidRPr="00000000">
        <w:rPr>
          <w:rtl w:val="0"/>
        </w:rPr>
      </w:r>
    </w:p>
    <w:p w:rsidR="00000000" w:rsidDel="00000000" w:rsidP="00000000" w:rsidRDefault="00000000" w:rsidRPr="00000000" w14:paraId="00000139">
      <w:pPr>
        <w:numPr>
          <w:ilvl w:val="0"/>
          <w:numId w:val="5"/>
        </w:numPr>
        <w:ind w:left="720" w:hanging="360"/>
        <w:rPr>
          <w:color w:val="222222"/>
          <w:highlight w:val="white"/>
        </w:rPr>
      </w:pPr>
      <w:r w:rsidDel="00000000" w:rsidR="00000000" w:rsidRPr="00000000">
        <w:rPr>
          <w:b w:val="1"/>
          <w:bCs w:val="1"/>
          <w:color w:val="222222"/>
          <w:highlight w:val="white"/>
          <w:rtl w:val="0"/>
        </w:rPr>
        <w:t xml:space="preserve">Google Scholar.</w:t>
      </w:r>
      <w:r w:rsidDel="00000000" w:rsidR="00000000" w:rsidRPr="00000000">
        <w:rPr>
          <w:color w:val="222222"/>
          <w:highlight w:val="white"/>
          <w:rtl w:val="0"/>
        </w:rPr>
        <w:t xml:space="preserve"> (n.d.). </w:t>
      </w:r>
      <w:r w:rsidDel="00000000" w:rsidR="00000000" w:rsidRPr="00000000">
        <w:rPr>
          <w:i w:val="1"/>
          <w:iCs w:val="1"/>
          <w:color w:val="222222"/>
          <w:highlight w:val="white"/>
          <w:rtl w:val="0"/>
        </w:rPr>
        <w:t xml:space="preserve">Citations related to behavioural public policy</w:t>
      </w:r>
      <w:r w:rsidDel="00000000" w:rsidR="00000000" w:rsidRPr="00000000">
        <w:rPr>
          <w:color w:val="222222"/>
          <w:highlight w:val="white"/>
          <w:rtl w:val="0"/>
        </w:rPr>
        <w:t xml:space="preserve">.</w:t>
        <w:br w:type="textWrapping"/>
      </w:r>
      <w:hyperlink r:id="rId199">
        <w:r w:rsidDel="00000000" w:rsidR="00000000" w:rsidRPr="00000000">
          <w:rPr>
            <w:color w:val="1155cc"/>
            <w:highlight w:val="white"/>
            <w:u w:val="single"/>
            <w:rtl w:val="0"/>
          </w:rPr>
          <w:t xml:space="preserve">https://scholar.google.fr/scholar?cites=11771152283310732914</w:t>
        </w:r>
      </w:hyperlink>
      <w:r w:rsidDel="00000000" w:rsidR="00000000" w:rsidRPr="00000000">
        <w:rPr>
          <w:rtl w:val="0"/>
        </w:rPr>
      </w:r>
    </w:p>
    <w:p w:rsidR="00000000" w:rsidDel="00000000" w:rsidP="00000000" w:rsidRDefault="00000000" w:rsidRPr="00000000" w14:paraId="0000013A">
      <w:pPr>
        <w:numPr>
          <w:ilvl w:val="0"/>
          <w:numId w:val="5"/>
        </w:numPr>
        <w:ind w:left="720" w:hanging="360"/>
        <w:rPr>
          <w:color w:val="222222"/>
          <w:highlight w:val="white"/>
        </w:rPr>
      </w:pPr>
      <w:r w:rsidDel="00000000" w:rsidR="00000000" w:rsidRPr="00000000">
        <w:rPr>
          <w:b w:val="1"/>
          <w:bCs w:val="1"/>
          <w:color w:val="222222"/>
          <w:highlight w:val="white"/>
          <w:rtl w:val="0"/>
        </w:rPr>
        <w:t xml:space="preserve">Google Scholar.</w:t>
      </w:r>
      <w:r w:rsidDel="00000000" w:rsidR="00000000" w:rsidRPr="00000000">
        <w:rPr>
          <w:color w:val="222222"/>
          <w:highlight w:val="white"/>
          <w:rtl w:val="0"/>
        </w:rPr>
        <w:t xml:space="preserve"> (n.d.). </w:t>
      </w:r>
      <w:r w:rsidDel="00000000" w:rsidR="00000000" w:rsidRPr="00000000">
        <w:rPr>
          <w:i w:val="1"/>
          <w:iCs w:val="1"/>
          <w:color w:val="222222"/>
          <w:highlight w:val="white"/>
          <w:rtl w:val="0"/>
        </w:rPr>
        <w:t xml:space="preserve">Citations related to nudging and policy design</w:t>
      </w:r>
      <w:r w:rsidDel="00000000" w:rsidR="00000000" w:rsidRPr="00000000">
        <w:rPr>
          <w:color w:val="222222"/>
          <w:highlight w:val="white"/>
          <w:rtl w:val="0"/>
        </w:rPr>
        <w:t xml:space="preserve">.</w:t>
        <w:br w:type="textWrapping"/>
      </w:r>
      <w:hyperlink r:id="rId200">
        <w:r w:rsidDel="00000000" w:rsidR="00000000" w:rsidRPr="00000000">
          <w:rPr>
            <w:color w:val="1155cc"/>
            <w:highlight w:val="white"/>
            <w:u w:val="single"/>
            <w:rtl w:val="0"/>
          </w:rPr>
          <w:t xml:space="preserve">https://scholar.google.fr/scholar?cites=13710742843069203049</w:t>
        </w:r>
      </w:hyperlink>
      <w:r w:rsidDel="00000000" w:rsidR="00000000" w:rsidRPr="00000000">
        <w:rPr>
          <w:rtl w:val="0"/>
        </w:rPr>
      </w:r>
    </w:p>
    <w:p w:rsidR="00000000" w:rsidDel="00000000" w:rsidP="00000000" w:rsidRDefault="00000000" w:rsidRPr="00000000" w14:paraId="0000013B">
      <w:pPr>
        <w:numPr>
          <w:ilvl w:val="0"/>
          <w:numId w:val="5"/>
        </w:numPr>
        <w:ind w:left="720" w:hanging="360"/>
        <w:rPr>
          <w:color w:val="222222"/>
          <w:highlight w:val="white"/>
        </w:rPr>
      </w:pPr>
      <w:r w:rsidDel="00000000" w:rsidR="00000000" w:rsidRPr="00000000">
        <w:rPr>
          <w:b w:val="1"/>
          <w:bCs w:val="1"/>
          <w:color w:val="222222"/>
          <w:highlight w:val="white"/>
          <w:rtl w:val="0"/>
        </w:rPr>
        <w:t xml:space="preserve">Sunstein, C. R.</w:t>
      </w:r>
      <w:r w:rsidDel="00000000" w:rsidR="00000000" w:rsidRPr="00000000">
        <w:rPr>
          <w:color w:val="222222"/>
          <w:highlight w:val="white"/>
          <w:rtl w:val="0"/>
        </w:rPr>
        <w:t xml:space="preserve"> (2020). Simple nudges that are not so easy. </w:t>
      </w:r>
      <w:r w:rsidDel="00000000" w:rsidR="00000000" w:rsidRPr="00000000">
        <w:rPr>
          <w:i w:val="1"/>
          <w:iCs w:val="1"/>
          <w:color w:val="222222"/>
          <w:highlight w:val="white"/>
          <w:rtl w:val="0"/>
        </w:rPr>
        <w:t xml:space="preserve">Behavioural Public Policy</w:t>
      </w:r>
      <w:r w:rsidDel="00000000" w:rsidR="00000000" w:rsidRPr="00000000">
        <w:rPr>
          <w:color w:val="222222"/>
          <w:highlight w:val="white"/>
          <w:rtl w:val="0"/>
        </w:rPr>
        <w:t xml:space="preserve">.</w:t>
        <w:br w:type="textWrapping"/>
      </w:r>
      <w:hyperlink r:id="rId201">
        <w:r w:rsidDel="00000000" w:rsidR="00000000" w:rsidRPr="00000000">
          <w:rPr>
            <w:color w:val="1155cc"/>
            <w:highlight w:val="white"/>
            <w:u w:val="single"/>
            <w:rtl w:val="0"/>
          </w:rPr>
          <w:t xml:space="preserve">https://www.cambridge.org/core/services/aop-cambridge-core/content/view/86DDA762087208E5BCEB2188D42FFC80/S2398063X20000366a.pdf</w:t>
        </w:r>
      </w:hyperlink>
      <w:r w:rsidDel="00000000" w:rsidR="00000000" w:rsidRPr="00000000">
        <w:rPr>
          <w:rtl w:val="0"/>
        </w:rPr>
      </w:r>
    </w:p>
    <w:p w:rsidR="00000000" w:rsidDel="00000000" w:rsidP="00000000" w:rsidRDefault="00000000" w:rsidRPr="00000000" w14:paraId="0000013C">
      <w:pPr>
        <w:numPr>
          <w:ilvl w:val="0"/>
          <w:numId w:val="5"/>
        </w:numPr>
        <w:ind w:left="720" w:hanging="360"/>
        <w:rPr>
          <w:color w:val="222222"/>
          <w:highlight w:val="white"/>
        </w:rPr>
      </w:pPr>
      <w:r w:rsidDel="00000000" w:rsidR="00000000" w:rsidRPr="00000000">
        <w:rPr>
          <w:b w:val="1"/>
          <w:bCs w:val="1"/>
          <w:color w:val="222222"/>
          <w:highlight w:val="white"/>
          <w:rtl w:val="0"/>
        </w:rPr>
        <w:t xml:space="preserve">Loer, K.</w:t>
      </w:r>
      <w:r w:rsidDel="00000000" w:rsidR="00000000" w:rsidRPr="00000000">
        <w:rPr>
          <w:color w:val="222222"/>
          <w:highlight w:val="white"/>
          <w:rtl w:val="0"/>
        </w:rPr>
        <w:t xml:space="preserve"> (2019). Behavioural policy design: Appendix. Bristol University Press.</w:t>
        <w:br w:type="textWrapping"/>
      </w:r>
      <w:hyperlink r:id="rId202">
        <w:r w:rsidDel="00000000" w:rsidR="00000000" w:rsidRPr="00000000">
          <w:rPr>
            <w:color w:val="1155cc"/>
            <w:highlight w:val="white"/>
            <w:u w:val="single"/>
            <w:rtl w:val="0"/>
          </w:rPr>
          <w:t xml:space="preserve">https://policy.bristoluniversitypress.co.uk/asset/12044/ch-2-loer-appendix.pdf</w:t>
        </w:r>
      </w:hyperlink>
      <w:r w:rsidDel="00000000" w:rsidR="00000000" w:rsidRPr="00000000">
        <w:rPr>
          <w:rtl w:val="0"/>
        </w:rPr>
      </w:r>
    </w:p>
    <w:p w:rsidR="00000000" w:rsidDel="00000000" w:rsidP="00000000" w:rsidRDefault="00000000" w:rsidRPr="00000000" w14:paraId="0000013D">
      <w:pPr>
        <w:numPr>
          <w:ilvl w:val="0"/>
          <w:numId w:val="5"/>
        </w:numPr>
        <w:ind w:left="720" w:hanging="360"/>
        <w:rPr>
          <w:color w:val="222222"/>
          <w:highlight w:val="white"/>
        </w:rPr>
      </w:pPr>
      <w:r w:rsidDel="00000000" w:rsidR="00000000" w:rsidRPr="00000000">
        <w:rPr>
          <w:b w:val="1"/>
          <w:bCs w:val="1"/>
          <w:color w:val="222222"/>
          <w:highlight w:val="white"/>
          <w:rtl w:val="0"/>
        </w:rPr>
        <w:t xml:space="preserve">Google Scholar.</w:t>
      </w:r>
      <w:r w:rsidDel="00000000" w:rsidR="00000000" w:rsidRPr="00000000">
        <w:rPr>
          <w:color w:val="222222"/>
          <w:highlight w:val="white"/>
          <w:rtl w:val="0"/>
        </w:rPr>
        <w:t xml:space="preserve"> (n.d.). </w:t>
      </w:r>
      <w:r w:rsidDel="00000000" w:rsidR="00000000" w:rsidRPr="00000000">
        <w:rPr>
          <w:i w:val="1"/>
          <w:iCs w:val="1"/>
          <w:color w:val="222222"/>
          <w:highlight w:val="white"/>
          <w:rtl w:val="0"/>
        </w:rPr>
        <w:t xml:space="preserve">Citations related to behavioural insights teams</w:t>
      </w:r>
      <w:r w:rsidDel="00000000" w:rsidR="00000000" w:rsidRPr="00000000">
        <w:rPr>
          <w:color w:val="222222"/>
          <w:highlight w:val="white"/>
          <w:rtl w:val="0"/>
        </w:rPr>
        <w:t xml:space="preserve">.</w:t>
        <w:br w:type="textWrapping"/>
      </w:r>
      <w:hyperlink r:id="rId203">
        <w:r w:rsidDel="00000000" w:rsidR="00000000" w:rsidRPr="00000000">
          <w:rPr>
            <w:color w:val="1155cc"/>
            <w:highlight w:val="white"/>
            <w:u w:val="single"/>
            <w:rtl w:val="0"/>
          </w:rPr>
          <w:t xml:space="preserve">https://scholar.google.fr/scholar?cites=14794777309352318075</w:t>
        </w:r>
      </w:hyperlink>
      <w:r w:rsidDel="00000000" w:rsidR="00000000" w:rsidRPr="00000000">
        <w:rPr>
          <w:rtl w:val="0"/>
        </w:rPr>
      </w:r>
    </w:p>
    <w:p w:rsidR="00000000" w:rsidDel="00000000" w:rsidP="00000000" w:rsidRDefault="00000000" w:rsidRPr="00000000" w14:paraId="0000013E">
      <w:pPr>
        <w:numPr>
          <w:ilvl w:val="0"/>
          <w:numId w:val="5"/>
        </w:numPr>
        <w:ind w:left="720" w:hanging="360"/>
        <w:rPr>
          <w:color w:val="222222"/>
          <w:highlight w:val="white"/>
        </w:rPr>
      </w:pPr>
      <w:r w:rsidDel="00000000" w:rsidR="00000000" w:rsidRPr="00000000">
        <w:rPr>
          <w:b w:val="1"/>
          <w:bCs w:val="1"/>
          <w:color w:val="222222"/>
          <w:highlight w:val="white"/>
          <w:rtl w:val="0"/>
        </w:rPr>
        <w:t xml:space="preserve">Dolan, P., Hallsworth, M., Halpern, D., King, D., &amp; Vlaev, I.</w:t>
      </w:r>
      <w:r w:rsidDel="00000000" w:rsidR="00000000" w:rsidRPr="00000000">
        <w:rPr>
          <w:color w:val="222222"/>
          <w:highlight w:val="white"/>
          <w:rtl w:val="0"/>
        </w:rPr>
        <w:t xml:space="preserve"> (2012). Influencing behaviour: The role of socially situated nudges. </w:t>
      </w:r>
      <w:r w:rsidDel="00000000" w:rsidR="00000000" w:rsidRPr="00000000">
        <w:rPr>
          <w:i w:val="1"/>
          <w:iCs w:val="1"/>
          <w:color w:val="222222"/>
          <w:highlight w:val="white"/>
          <w:rtl w:val="0"/>
        </w:rPr>
        <w:t xml:space="preserve">Behavioural Public Policy</w:t>
      </w:r>
      <w:r w:rsidDel="00000000" w:rsidR="00000000" w:rsidRPr="00000000">
        <w:rPr>
          <w:color w:val="222222"/>
          <w:highlight w:val="white"/>
          <w:rtl w:val="0"/>
        </w:rPr>
        <w:t xml:space="preserve">.</w:t>
        <w:br w:type="textWrapping"/>
      </w:r>
      <w:hyperlink r:id="rId204">
        <w:r w:rsidDel="00000000" w:rsidR="00000000" w:rsidRPr="00000000">
          <w:rPr>
            <w:color w:val="1155cc"/>
            <w:highlight w:val="white"/>
            <w:u w:val="single"/>
            <w:rtl w:val="0"/>
          </w:rPr>
          <w:t xml:space="preserve">https://www.cambridge.org/core/journals/behavioural-public-policy/article/future-of-behavioral-insights-on-the-importance-of-socially-situated-nudges/1A25D44C1DF077C25371FC9AD97F399B</w:t>
        </w:r>
      </w:hyperlink>
      <w:r w:rsidDel="00000000" w:rsidR="00000000" w:rsidRPr="00000000">
        <w:rPr>
          <w:rtl w:val="0"/>
        </w:rPr>
      </w:r>
    </w:p>
    <w:p w:rsidR="00000000" w:rsidDel="00000000" w:rsidP="00000000" w:rsidRDefault="00000000" w:rsidRPr="00000000" w14:paraId="0000013F">
      <w:pPr>
        <w:numPr>
          <w:ilvl w:val="0"/>
          <w:numId w:val="5"/>
        </w:numPr>
        <w:ind w:left="720" w:hanging="360"/>
        <w:rPr>
          <w:color w:val="222222"/>
          <w:highlight w:val="white"/>
        </w:rPr>
      </w:pPr>
      <w:r w:rsidDel="00000000" w:rsidR="00000000" w:rsidRPr="00000000">
        <w:rPr>
          <w:b w:val="1"/>
          <w:bCs w:val="1"/>
          <w:color w:val="222222"/>
          <w:highlight w:val="white"/>
          <w:rtl w:val="0"/>
        </w:rPr>
        <w:t xml:space="preserve">Kwasnicka, D., et al.</w:t>
      </w:r>
      <w:r w:rsidDel="00000000" w:rsidR="00000000" w:rsidRPr="00000000">
        <w:rPr>
          <w:color w:val="222222"/>
          <w:highlight w:val="white"/>
          <w:rtl w:val="0"/>
        </w:rPr>
        <w:t xml:space="preserve"> (2024). An agenda for the psychological and behavioural science of transformative behavioural change. </w:t>
      </w:r>
      <w:r w:rsidDel="00000000" w:rsidR="00000000" w:rsidRPr="00000000">
        <w:rPr>
          <w:i w:val="1"/>
          <w:iCs w:val="1"/>
          <w:color w:val="222222"/>
          <w:highlight w:val="white"/>
          <w:rtl w:val="0"/>
        </w:rPr>
        <w:t xml:space="preserve">Behavioural Public Policy</w:t>
      </w:r>
      <w:r w:rsidDel="00000000" w:rsidR="00000000" w:rsidRPr="00000000">
        <w:rPr>
          <w:color w:val="222222"/>
          <w:highlight w:val="white"/>
          <w:rtl w:val="0"/>
        </w:rPr>
        <w:t xml:space="preserve">.</w:t>
        <w:br w:type="textWrapping"/>
      </w:r>
      <w:hyperlink r:id="rId205">
        <w:r w:rsidDel="00000000" w:rsidR="00000000" w:rsidRPr="00000000">
          <w:rPr>
            <w:color w:val="1155cc"/>
            <w:highlight w:val="white"/>
            <w:u w:val="single"/>
            <w:rtl w:val="0"/>
          </w:rPr>
          <w:t xml:space="preserve">https://www.cambridge.org/core/journals/behavioural-public-policy/article/agenda-for-psychological-and-behavioural-science-of-transformative-behavioural-change/200C29870CECD0BCB0D611C6689E8C98</w:t>
        </w:r>
      </w:hyperlink>
      <w:r w:rsidDel="00000000" w:rsidR="00000000" w:rsidRPr="00000000">
        <w:rPr>
          <w:rtl w:val="0"/>
        </w:rPr>
      </w:r>
    </w:p>
    <w:p w:rsidR="00000000" w:rsidDel="00000000" w:rsidP="00000000" w:rsidRDefault="00000000" w:rsidRPr="00000000" w14:paraId="00000140">
      <w:pPr>
        <w:numPr>
          <w:ilvl w:val="0"/>
          <w:numId w:val="5"/>
        </w:numPr>
        <w:ind w:left="720" w:hanging="360"/>
        <w:rPr>
          <w:color w:val="222222"/>
          <w:highlight w:val="white"/>
        </w:rPr>
      </w:pPr>
      <w:r w:rsidDel="00000000" w:rsidR="00000000" w:rsidRPr="00000000">
        <w:rPr>
          <w:b w:val="1"/>
          <w:bCs w:val="1"/>
          <w:color w:val="222222"/>
          <w:highlight w:val="white"/>
          <w:rtl w:val="0"/>
        </w:rPr>
        <w:t xml:space="preserve">Journal of Behavioral Public Administration.</w:t>
      </w:r>
      <w:r w:rsidDel="00000000" w:rsidR="00000000" w:rsidRPr="00000000">
        <w:rPr>
          <w:color w:val="222222"/>
          <w:highlight w:val="white"/>
          <w:rtl w:val="0"/>
        </w:rPr>
        <w:t xml:space="preserve"> (n.d.). </w:t>
      </w:r>
      <w:r w:rsidDel="00000000" w:rsidR="00000000" w:rsidRPr="00000000">
        <w:rPr>
          <w:i w:val="1"/>
          <w:iCs w:val="1"/>
          <w:color w:val="222222"/>
          <w:highlight w:val="white"/>
          <w:rtl w:val="0"/>
        </w:rPr>
        <w:t xml:space="preserve">Article 292</w:t>
      </w:r>
      <w:r w:rsidDel="00000000" w:rsidR="00000000" w:rsidRPr="00000000">
        <w:rPr>
          <w:color w:val="222222"/>
          <w:highlight w:val="white"/>
          <w:rtl w:val="0"/>
        </w:rPr>
        <w:t xml:space="preserve">.</w:t>
        <w:br w:type="textWrapping"/>
      </w:r>
      <w:hyperlink r:id="rId206">
        <w:r w:rsidDel="00000000" w:rsidR="00000000" w:rsidRPr="00000000">
          <w:rPr>
            <w:color w:val="1155cc"/>
            <w:highlight w:val="white"/>
            <w:u w:val="single"/>
            <w:rtl w:val="0"/>
          </w:rPr>
          <w:t xml:space="preserve">https://journal-bpa.org/index.php/jbpa/article/view/292</w:t>
        </w:r>
      </w:hyperlink>
      <w:r w:rsidDel="00000000" w:rsidR="00000000" w:rsidRPr="00000000">
        <w:rPr>
          <w:rtl w:val="0"/>
        </w:rPr>
      </w:r>
    </w:p>
    <w:p w:rsidR="00000000" w:rsidDel="00000000" w:rsidP="00000000" w:rsidRDefault="00000000" w:rsidRPr="00000000" w14:paraId="00000141">
      <w:pPr>
        <w:numPr>
          <w:ilvl w:val="0"/>
          <w:numId w:val="5"/>
        </w:numPr>
        <w:ind w:left="720" w:hanging="360"/>
        <w:rPr>
          <w:color w:val="222222"/>
          <w:highlight w:val="white"/>
        </w:rPr>
      </w:pPr>
      <w:r w:rsidDel="00000000" w:rsidR="00000000" w:rsidRPr="00000000">
        <w:rPr>
          <w:b w:val="1"/>
          <w:bCs w:val="1"/>
          <w:color w:val="222222"/>
          <w:highlight w:val="white"/>
          <w:rtl w:val="0"/>
        </w:rPr>
        <w:t xml:space="preserve">Thaler, R. H.</w:t>
      </w:r>
      <w:r w:rsidDel="00000000" w:rsidR="00000000" w:rsidRPr="00000000">
        <w:rPr>
          <w:color w:val="222222"/>
          <w:highlight w:val="white"/>
          <w:rtl w:val="0"/>
        </w:rPr>
        <w:t xml:space="preserve"> (2015). </w:t>
      </w:r>
      <w:r w:rsidDel="00000000" w:rsidR="00000000" w:rsidRPr="00000000">
        <w:rPr>
          <w:i w:val="1"/>
          <w:iCs w:val="1"/>
          <w:color w:val="222222"/>
          <w:highlight w:val="white"/>
          <w:rtl w:val="0"/>
        </w:rPr>
        <w:t xml:space="preserve">Misbehaving: The making of behavioral economics</w:t>
      </w:r>
      <w:r w:rsidDel="00000000" w:rsidR="00000000" w:rsidRPr="00000000">
        <w:rPr>
          <w:color w:val="222222"/>
          <w:highlight w:val="white"/>
          <w:rtl w:val="0"/>
        </w:rPr>
        <w:t xml:space="preserve">. W. W. Norton &amp; Company.</w:t>
        <w:br w:type="textWrapping"/>
      </w:r>
      <w:hyperlink r:id="rId207">
        <w:r w:rsidDel="00000000" w:rsidR="00000000" w:rsidRPr="00000000">
          <w:rPr>
            <w:color w:val="1155cc"/>
            <w:highlight w:val="white"/>
            <w:u w:val="single"/>
            <w:rtl w:val="0"/>
          </w:rPr>
          <w:t xml:space="preserve">https://www.jstor.org/stable/40969896</w:t>
        </w:r>
      </w:hyperlink>
      <w:r w:rsidDel="00000000" w:rsidR="00000000" w:rsidRPr="00000000">
        <w:rPr>
          <w:rtl w:val="0"/>
        </w:rPr>
      </w:r>
    </w:p>
    <w:p w:rsidR="00000000" w:rsidDel="00000000" w:rsidP="00000000" w:rsidRDefault="00000000" w:rsidRPr="00000000" w14:paraId="00000142">
      <w:pPr>
        <w:numPr>
          <w:ilvl w:val="0"/>
          <w:numId w:val="5"/>
        </w:numPr>
        <w:ind w:left="720" w:hanging="360"/>
        <w:rPr>
          <w:color w:val="222222"/>
          <w:highlight w:val="white"/>
        </w:rPr>
      </w:pPr>
      <w:r w:rsidDel="00000000" w:rsidR="00000000" w:rsidRPr="00000000">
        <w:rPr>
          <w:b w:val="1"/>
          <w:bCs w:val="1"/>
          <w:color w:val="222222"/>
          <w:highlight w:val="white"/>
          <w:rtl w:val="0"/>
        </w:rPr>
        <w:t xml:space="preserve">OECD.</w:t>
      </w:r>
      <w:r w:rsidDel="00000000" w:rsidR="00000000" w:rsidRPr="00000000">
        <w:rPr>
          <w:color w:val="222222"/>
          <w:highlight w:val="white"/>
          <w:rtl w:val="0"/>
        </w:rPr>
        <w:t xml:space="preserve"> (2017). </w:t>
      </w:r>
      <w:r w:rsidDel="00000000" w:rsidR="00000000" w:rsidRPr="00000000">
        <w:rPr>
          <w:i w:val="1"/>
          <w:iCs w:val="1"/>
          <w:color w:val="222222"/>
          <w:highlight w:val="white"/>
          <w:rtl w:val="0"/>
        </w:rPr>
        <w:t xml:space="preserve">Behavioural insights and public policy: Lessons from around the world</w:t>
      </w:r>
      <w:r w:rsidDel="00000000" w:rsidR="00000000" w:rsidRPr="00000000">
        <w:rPr>
          <w:color w:val="222222"/>
          <w:highlight w:val="white"/>
          <w:rtl w:val="0"/>
        </w:rPr>
        <w:t xml:space="preserve">. OECD Publishing.</w:t>
        <w:br w:type="textWrapping"/>
      </w:r>
      <w:hyperlink r:id="rId208">
        <w:r w:rsidDel="00000000" w:rsidR="00000000" w:rsidRPr="00000000">
          <w:rPr>
            <w:color w:val="1155cc"/>
            <w:highlight w:val="white"/>
            <w:u w:val="single"/>
            <w:rtl w:val="0"/>
          </w:rPr>
          <w:t xml:space="preserve">https://nap.nationalacademies.org/resource/26874/BE_history_20221009.pdf</w:t>
        </w:r>
      </w:hyperlink>
      <w:r w:rsidDel="00000000" w:rsidR="00000000" w:rsidRPr="00000000">
        <w:rPr>
          <w:rtl w:val="0"/>
        </w:rPr>
      </w:r>
    </w:p>
    <w:p w:rsidR="00000000" w:rsidDel="00000000" w:rsidP="00000000" w:rsidRDefault="00000000" w:rsidRPr="00000000" w14:paraId="00000143">
      <w:pPr>
        <w:numPr>
          <w:ilvl w:val="0"/>
          <w:numId w:val="5"/>
        </w:numPr>
        <w:ind w:left="720" w:hanging="360"/>
        <w:rPr>
          <w:color w:val="222222"/>
          <w:highlight w:val="white"/>
        </w:rPr>
      </w:pPr>
      <w:hyperlink r:id="rId209">
        <w:r w:rsidDel="00000000" w:rsidR="00000000" w:rsidRPr="00000000">
          <w:rPr>
            <w:color w:val="1155cc"/>
            <w:highlight w:val="white"/>
            <w:u w:val="single"/>
            <w:rtl w:val="0"/>
          </w:rPr>
          <w:t xml:space="preserve">https://www.cambridge.org/core/journals/the-british-journal-of-psychiatry/article/abs/psychology-of-policy-making-and-social-change/41425031CE08F2979366D3BBBBFE03EC</w:t>
        </w:r>
      </w:hyperlink>
      <w:r w:rsidDel="00000000" w:rsidR="00000000" w:rsidRPr="00000000">
        <w:rPr>
          <w:rtl w:val="0"/>
        </w:rPr>
      </w:r>
    </w:p>
    <w:p w:rsidR="00000000" w:rsidDel="00000000" w:rsidP="00000000" w:rsidRDefault="00000000" w:rsidRPr="00000000" w14:paraId="00000144">
      <w:pPr>
        <w:rPr>
          <w:ins w:author="Evann Rabeau" w:id="0" w:date="2026-07-09T12:59:37Z"/>
          <w:rPrChange w:author="Evann Rabeau" w:id="1" w:date="2026-07-09T12:59:37Z">
            <w:rPr>
              <w:color w:val="222222"/>
              <w:highlight w:val="white"/>
            </w:rPr>
          </w:rPrChange>
        </w:rPr>
      </w:pPr>
      <w:ins w:author="Evann Rabeau" w:id="0" w:date="2026-07-09T12:59:37Z">
        <w:r w:rsidDel="00000000" w:rsidR="00000000" w:rsidRPr="00000000">
          <w:rPr>
            <w:rtl w:val="0"/>
          </w:rPr>
        </w:r>
      </w:ins>
    </w:p>
    <w:p w:rsidR="00000000" w:rsidDel="00000000" w:rsidP="00000000" w:rsidRDefault="00000000" w:rsidRPr="00000000" w14:paraId="00000145">
      <w:pPr>
        <w:rPr>
          <w:ins w:author="Evann Rabeau" w:id="0" w:date="2026-07-09T12:59:37Z"/>
          <w:rPrChange w:author="Evann Rabeau" w:id="1" w:date="2026-07-09T12:59:37Z">
            <w:rPr>
              <w:color w:val="222222"/>
              <w:highlight w:val="white"/>
            </w:rPr>
          </w:rPrChange>
        </w:rPr>
      </w:pPr>
      <w:ins w:author="Evann Rabeau" w:id="0" w:date="2026-07-09T12:59:37Z">
        <w:r w:rsidDel="00000000" w:rsidR="00000000" w:rsidRPr="00000000">
          <w:rPr>
            <w:rtl w:val="0"/>
            <w:rPrChange w:author="Evann Rabeau" w:id="1" w:date="2026-07-09T12:59:37Z">
              <w:rPr>
                <w:color w:val="222222"/>
                <w:highlight w:val="white"/>
              </w:rPr>
            </w:rPrChange>
          </w:rPr>
          <w:t xml:space="preserve">Check citations chatGPT : </w:t>
        </w:r>
      </w:ins>
    </w:p>
    <w:p w:rsidR="00000000" w:rsidDel="00000000" w:rsidP="00000000" w:rsidRDefault="00000000" w:rsidRPr="00000000" w14:paraId="00000146">
      <w:pPr>
        <w:numPr>
          <w:ilvl w:val="0"/>
          <w:numId w:val="6"/>
        </w:numPr>
        <w:ind w:left="720" w:hanging="360"/>
        <w:rPr>
          <w:ins w:author="Evann Rabeau" w:id="0" w:date="2026-07-09T12:59:37Z"/>
        </w:rPr>
      </w:pPr>
      <w:ins w:author="Evann Rabeau" w:id="0" w:date="2026-07-09T12:59:37Z">
        <w:r w:rsidDel="00000000" w:rsidR="00000000" w:rsidRPr="00000000">
          <w:rPr>
            <w:rtl w:val="0"/>
            <w:rPrChange w:author="Evann Rabeau" w:id="1" w:date="2026-07-09T12:59:37Z">
              <w:rPr>
                <w:color w:val="222222"/>
                <w:highlight w:val="white"/>
              </w:rPr>
            </w:rPrChange>
          </w:rPr>
          <w:t xml:space="preserve">Adler, A., &amp; Seligman, M. E. (2016). Using wellbeing for public policy: Theory, measurement, and recommendations. International journal of wellbeing, 6(1)</w:t>
        </w:r>
      </w:ins>
    </w:p>
    <w:p w:rsidR="00000000" w:rsidDel="00000000" w:rsidP="00000000" w:rsidRDefault="00000000" w:rsidRPr="00000000" w14:paraId="00000147">
      <w:pPr>
        <w:ind w:left="0" w:firstLine="0"/>
        <w:rPr>
          <w:ins w:author="Evann Rabeau" w:id="0" w:date="2026-07-09T12:59:37Z"/>
          <w:rPrChange w:author="Evann Rabeau" w:id="1" w:date="2026-07-09T12:59:37Z">
            <w:rPr>
              <w:color w:val="222222"/>
              <w:highlight w:val="white"/>
            </w:rPr>
          </w:rPrChange>
        </w:rPr>
      </w:pPr>
      <w:ins w:author="Evann Rabeau" w:id="0" w:date="2026-07-09T12:59:37Z">
        <w:r w:rsidDel="00000000" w:rsidR="00000000" w:rsidRPr="00000000">
          <w:fldChar w:fldCharType="begin"/>
        </w:r>
        <w:r w:rsidDel="00000000" w:rsidR="00000000" w:rsidRPr="00000000">
          <w:instrText xml:space="preserve">HYPERLINK "https://ppc.sas.upenn.edu/sites/default/files/wellbeingpublicpolicy.pdf"</w:instrText>
        </w:r>
        <w:r w:rsidDel="00000000" w:rsidR="00000000" w:rsidRPr="00000000">
          <w:fldChar w:fldCharType="separate"/>
        </w:r>
        <w:r w:rsidDel="00000000" w:rsidR="00000000" w:rsidRPr="00000000">
          <w:rPr>
            <w:color w:val="1155cc"/>
            <w:u w:val="single"/>
            <w:rtl w:val="0"/>
          </w:rPr>
          <w:t xml:space="preserve">ppc.sas.upenn.edu/sites/default/files/wellbeingpublicpolicy.pdf</w:t>
        </w:r>
        <w:r w:rsidDel="00000000" w:rsidR="00000000" w:rsidRPr="00000000">
          <w:fldChar w:fldCharType="end"/>
        </w:r>
        <w:r w:rsidDel="00000000" w:rsidR="00000000" w:rsidRPr="00000000">
          <w:rPr>
            <w:rtl w:val="0"/>
            <w:rPrChange w:author="Evann Rabeau" w:id="1" w:date="2026-07-09T12:59:37Z">
              <w:rPr>
                <w:color w:val="222222"/>
                <w:highlight w:val="white"/>
              </w:rPr>
            </w:rPrChange>
          </w:rPr>
          <w:t xml:space="preserve"> (lien associé au 2 par GPT)</w:t>
        </w:r>
      </w:ins>
    </w:p>
    <w:p w:rsidR="00000000" w:rsidDel="00000000" w:rsidP="00000000" w:rsidRDefault="00000000" w:rsidRPr="00000000" w14:paraId="00000148">
      <w:pPr>
        <w:numPr>
          <w:ilvl w:val="0"/>
          <w:numId w:val="6"/>
        </w:numPr>
        <w:ind w:left="720" w:hanging="360"/>
        <w:rPr>
          <w:ins w:author="Evann Rabeau" w:id="0" w:date="2026-07-09T12:59:37Z"/>
        </w:rPr>
      </w:pPr>
      <w:ins w:author="Evann Rabeau" w:id="0" w:date="2026-07-09T12:59:37Z">
        <w:r w:rsidDel="00000000" w:rsidR="00000000" w:rsidRPr="00000000">
          <w:rPr>
            <w:b w:val="1"/>
            <w:bCs w:val="1"/>
            <w:color w:val="222222"/>
            <w:highlight w:val="white"/>
            <w:rtl w:val="0"/>
            <w:rPrChange w:author="Evann Rabeau" w:id="1" w:date="2026-07-09T12:59:37Z">
              <w:rPr>
                <w:color w:val="222222"/>
                <w:highlight w:val="white"/>
              </w:rPr>
            </w:rPrChange>
          </w:rPr>
          <w:t xml:space="preserve">Shafir, E.</w:t>
        </w:r>
        <w:r w:rsidDel="00000000" w:rsidR="00000000" w:rsidRPr="00000000">
          <w:rPr>
            <w:color w:val="222222"/>
            <w:highlight w:val="white"/>
            <w:rtl w:val="0"/>
            <w:rPrChange w:author="Evann Rabeau" w:id="1" w:date="2026-07-09T12:59:37Z">
              <w:rPr>
                <w:color w:val="222222"/>
                <w:highlight w:val="white"/>
              </w:rPr>
            </w:rPrChange>
          </w:rPr>
          <w:t xml:space="preserve"> (2013). </w:t>
        </w:r>
        <w:r w:rsidDel="00000000" w:rsidR="00000000" w:rsidRPr="00000000">
          <w:rPr>
            <w:i w:val="1"/>
            <w:iCs w:val="1"/>
            <w:color w:val="222222"/>
            <w:highlight w:val="white"/>
            <w:rtl w:val="0"/>
            <w:rPrChange w:author="Evann Rabeau" w:id="1" w:date="2026-07-09T12:59:37Z">
              <w:rPr>
                <w:color w:val="222222"/>
                <w:highlight w:val="white"/>
              </w:rPr>
            </w:rPrChange>
          </w:rPr>
          <w:t xml:space="preserve">The behavioral foundations of public policy</w:t>
        </w:r>
        <w:r w:rsidDel="00000000" w:rsidR="00000000" w:rsidRPr="00000000">
          <w:rPr>
            <w:color w:val="222222"/>
            <w:highlight w:val="white"/>
            <w:rtl w:val="0"/>
            <w:rPrChange w:author="Evann Rabeau" w:id="1" w:date="2026-07-09T12:59:37Z">
              <w:rPr>
                <w:color w:val="222222"/>
                <w:highlight w:val="white"/>
              </w:rPr>
            </w:rPrChange>
          </w:rPr>
          <w:t xml:space="preserve">. Princeton University Press.</w:t>
        </w:r>
      </w:ins>
    </w:p>
    <w:p w:rsidR="00000000" w:rsidDel="00000000" w:rsidP="00000000" w:rsidRDefault="00000000" w:rsidRPr="00000000" w14:paraId="00000149">
      <w:pPr>
        <w:ind w:left="0" w:firstLine="0"/>
        <w:rPr>
          <w:ins w:author="Evann Rabeau" w:id="0" w:date="2026-07-09T12:59:37Z"/>
          <w:color w:val="222222"/>
          <w:highlight w:val="white"/>
          <w:rPrChange w:author="Evann Rabeau" w:id="1" w:date="2026-07-09T12:59:37Z">
            <w:rPr>
              <w:color w:val="222222"/>
              <w:highlight w:val="white"/>
            </w:rPr>
          </w:rPrChange>
        </w:rPr>
      </w:pPr>
      <w:ins w:author="Evann Rabeau" w:id="0" w:date="2026-07-09T12:59:37Z">
        <w:r w:rsidDel="00000000" w:rsidR="00000000" w:rsidRPr="00000000">
          <w:rPr>
            <w:color w:val="222222"/>
            <w:highlight w:val="white"/>
            <w:rtl w:val="0"/>
            <w:rPrChange w:author="Evann Rabeau" w:id="1" w:date="2026-07-09T12:59:37Z">
              <w:rPr>
                <w:color w:val="222222"/>
                <w:highlight w:val="white"/>
              </w:rPr>
            </w:rPrChange>
          </w:rPr>
          <w:t xml:space="preserve">Existe mais pas de lien vers le livre complet trouver en open source</w:t>
        </w:r>
      </w:ins>
    </w:p>
    <w:p w:rsidR="00000000" w:rsidDel="00000000" w:rsidP="00000000" w:rsidRDefault="00000000" w:rsidRPr="00000000" w14:paraId="0000014A">
      <w:pPr>
        <w:numPr>
          <w:ilvl w:val="0"/>
          <w:numId w:val="6"/>
        </w:numPr>
        <w:ind w:left="720" w:hanging="360"/>
        <w:rPr>
          <w:ins w:author="Evann Rabeau" w:id="0" w:date="2026-07-09T12:59:37Z"/>
          <w:color w:val="222222"/>
          <w:highlight w:val="white"/>
        </w:rPr>
      </w:pPr>
      <w:ins w:author="Evann Rabeau" w:id="0" w:date="2026-07-09T12:59:37Z">
        <w:r w:rsidDel="00000000" w:rsidR="00000000" w:rsidRPr="00000000">
          <w:rPr>
            <w:color w:val="222222"/>
            <w:highlight w:val="white"/>
            <w:rtl w:val="0"/>
            <w:rPrChange w:author="Evann Rabeau" w:id="1" w:date="2026-07-09T12:59:37Z">
              <w:rPr>
                <w:color w:val="222222"/>
                <w:highlight w:val="white"/>
              </w:rPr>
            </w:rPrChange>
          </w:rPr>
          <w:t xml:space="preserve">Diener, E., Lucas, R., Schimmack, U., &amp; Helliwell, J. (2009). </w:t>
        </w:r>
        <w:r w:rsidDel="00000000" w:rsidR="00000000" w:rsidRPr="00000000">
          <w:rPr>
            <w:i w:val="1"/>
            <w:iCs w:val="1"/>
            <w:color w:val="222222"/>
            <w:highlight w:val="white"/>
            <w:rtl w:val="0"/>
            <w:rPrChange w:author="Evann Rabeau" w:id="1" w:date="2026-07-09T12:59:37Z">
              <w:rPr>
                <w:color w:val="222222"/>
                <w:highlight w:val="white"/>
              </w:rPr>
            </w:rPrChange>
          </w:rPr>
          <w:t xml:space="preserve">Well-being for public policy</w:t>
        </w:r>
        <w:r w:rsidDel="00000000" w:rsidR="00000000" w:rsidRPr="00000000">
          <w:rPr>
            <w:color w:val="222222"/>
            <w:highlight w:val="white"/>
            <w:rtl w:val="0"/>
            <w:rPrChange w:author="Evann Rabeau" w:id="1" w:date="2026-07-09T12:59:37Z">
              <w:rPr>
                <w:color w:val="222222"/>
                <w:highlight w:val="white"/>
              </w:rPr>
            </w:rPrChange>
          </w:rPr>
          <w:t xml:space="preserve">. Oxford University Press.</w:t>
        </w:r>
        <w:r w:rsidDel="00000000" w:rsidR="00000000" w:rsidRPr="00000000">
          <w:rPr>
            <w:color w:val="222222"/>
            <w:highlight w:val="white"/>
            <w:rtl w:val="0"/>
            <w:rPrChange w:author="Evann Rabeau" w:id="1" w:date="2026-07-09T12:59:37Z">
              <w:rPr>
                <w:color w:val="222222"/>
                <w:highlight w:val="white"/>
              </w:rPr>
            </w:rPrChange>
          </w:rPr>
          <w:t xml:space="preserve"> </w:t>
        </w:r>
      </w:ins>
    </w:p>
    <w:p w:rsidR="00000000" w:rsidDel="00000000" w:rsidP="00000000" w:rsidRDefault="00000000" w:rsidRPr="00000000" w14:paraId="0000014B">
      <w:pPr>
        <w:rPr>
          <w:ins w:author="Evann Rabeau" w:id="0" w:date="2026-07-09T12:59:37Z"/>
          <w:color w:val="222222"/>
          <w:highlight w:val="white"/>
          <w:rPrChange w:author="Evann Rabeau" w:id="1" w:date="2026-07-09T12:59:37Z">
            <w:rPr>
              <w:color w:val="222222"/>
              <w:highlight w:val="white"/>
            </w:rPr>
          </w:rPrChange>
        </w:rPr>
      </w:pPr>
      <w:ins w:author="Evann Rabeau" w:id="0" w:date="2026-07-09T12:59:37Z">
        <w:r w:rsidDel="00000000" w:rsidR="00000000" w:rsidRPr="00000000">
          <w:rPr>
            <w:color w:val="222222"/>
            <w:highlight w:val="white"/>
            <w:rtl w:val="0"/>
            <w:rPrChange w:author="Evann Rabeau" w:id="1" w:date="2026-07-09T12:59:37Z">
              <w:rPr>
                <w:color w:val="222222"/>
                <w:highlight w:val="white"/>
              </w:rPr>
            </w:rPrChange>
          </w:rPr>
          <w:t xml:space="preserve">Existe mais pas de lien vers le livre complet trouver en open source</w:t>
        </w:r>
      </w:ins>
    </w:p>
    <w:p w:rsidR="00000000" w:rsidDel="00000000" w:rsidP="00000000" w:rsidRDefault="00000000" w:rsidRPr="00000000" w14:paraId="0000014C">
      <w:pPr>
        <w:numPr>
          <w:ilvl w:val="0"/>
          <w:numId w:val="6"/>
        </w:numPr>
        <w:ind w:left="720" w:hanging="360"/>
        <w:rPr>
          <w:ins w:author="Evann Rabeau" w:id="0" w:date="2026-07-09T12:59:37Z"/>
          <w:color w:val="222222"/>
          <w:highlight w:val="white"/>
        </w:rPr>
      </w:pPr>
      <w:ins w:author="Evann Rabeau" w:id="0" w:date="2026-07-09T12:59:37Z">
        <w:r w:rsidDel="00000000" w:rsidR="00000000" w:rsidRPr="00000000">
          <w:rPr>
            <w:color w:val="222222"/>
            <w:highlight w:val="white"/>
            <w:rtl w:val="0"/>
            <w:rPrChange w:author="Evann Rabeau" w:id="1" w:date="2026-07-09T12:59:37Z">
              <w:rPr>
                <w:color w:val="222222"/>
                <w:highlight w:val="white"/>
              </w:rPr>
            </w:rPrChange>
          </w:rPr>
          <w:t xml:space="preserve">Martin, B. R. (2012). The evolution of science policy and innovation studies. Research policy, 41(7), 1219-1239.</w:t>
        </w:r>
      </w:ins>
    </w:p>
    <w:p w:rsidR="00000000" w:rsidDel="00000000" w:rsidP="00000000" w:rsidRDefault="00000000" w:rsidRPr="00000000" w14:paraId="0000014D">
      <w:pPr>
        <w:ind w:left="0" w:firstLine="0"/>
        <w:rPr>
          <w:ins w:author="Evann Rabeau" w:id="0" w:date="2026-07-09T12:59:37Z"/>
          <w:color w:val="222222"/>
          <w:highlight w:val="white"/>
          <w:rPrChange w:author="Evann Rabeau" w:id="1" w:date="2026-07-09T12:59:37Z">
            <w:rPr>
              <w:color w:val="222222"/>
              <w:highlight w:val="white"/>
            </w:rPr>
          </w:rPrChange>
        </w:rPr>
      </w:pPr>
      <w:ins w:author="Evann Rabeau" w:id="0" w:date="2026-07-09T12:59:37Z">
        <w:r w:rsidDel="00000000" w:rsidR="00000000" w:rsidRPr="00000000">
          <w:fldChar w:fldCharType="begin"/>
        </w:r>
        <w:r w:rsidDel="00000000" w:rsidR="00000000" w:rsidRPr="00000000">
          <w:instrText xml:space="preserve">HYPERLINK "https://www.jbs.cam.ac.uk/wp-content/uploads/2023/05/cbrwp432.pdf"</w:instrText>
        </w:r>
        <w:r w:rsidDel="00000000" w:rsidR="00000000" w:rsidRPr="00000000">
          <w:fldChar w:fldCharType="separate"/>
        </w:r>
        <w:r w:rsidDel="00000000" w:rsidR="00000000" w:rsidRPr="00000000">
          <w:rPr>
            <w:color w:val="1155cc"/>
            <w:highlight w:val="white"/>
            <w:u w:val="single"/>
            <w:rtl w:val="0"/>
          </w:rPr>
          <w:t xml:space="preserve">https://www.jbs.cam.ac.uk/wp-content/uploads/2023/05/cbrwp432.pdf</w:t>
        </w:r>
        <w:r w:rsidDel="00000000" w:rsidR="00000000" w:rsidRPr="00000000">
          <w:fldChar w:fldCharType="end"/>
        </w:r>
        <w:r w:rsidDel="00000000" w:rsidR="00000000" w:rsidRPr="00000000">
          <w:rPr>
            <w:color w:val="222222"/>
            <w:highlight w:val="white"/>
            <w:rtl w:val="0"/>
            <w:rPrChange w:author="Evann Rabeau" w:id="1" w:date="2026-07-09T12:59:37Z">
              <w:rPr>
                <w:color w:val="222222"/>
                <w:highlight w:val="white"/>
              </w:rPr>
            </w:rPrChange>
          </w:rPr>
          <w:t xml:space="preserve"> ( lien associé à 3 par GPT)</w:t>
        </w:r>
      </w:ins>
    </w:p>
    <w:p w:rsidR="00000000" w:rsidDel="00000000" w:rsidP="00000000" w:rsidRDefault="00000000" w:rsidRPr="00000000" w14:paraId="0000014E">
      <w:pPr>
        <w:numPr>
          <w:ilvl w:val="0"/>
          <w:numId w:val="6"/>
        </w:numPr>
        <w:ind w:left="720" w:hanging="360"/>
        <w:rPr>
          <w:ins w:author="Evann Rabeau" w:id="0" w:date="2026-07-09T12:59:37Z"/>
          <w:color w:val="222222"/>
          <w:highlight w:val="white"/>
        </w:rPr>
      </w:pPr>
      <w:ins w:author="Evann Rabeau" w:id="0" w:date="2026-07-09T12:59:37Z">
        <w:r w:rsidDel="00000000" w:rsidR="00000000" w:rsidRPr="00000000">
          <w:rPr>
            <w:color w:val="222222"/>
            <w:highlight w:val="white"/>
            <w:rtl w:val="0"/>
            <w:rPrChange w:author="Evann Rabeau" w:id="1" w:date="2026-07-09T12:59:37Z">
              <w:rPr>
                <w:color w:val="222222"/>
                <w:highlight w:val="white"/>
              </w:rPr>
            </w:rPrChange>
          </w:rPr>
          <w:t xml:space="preserve">Walker, I. (2014). Working Together: Aboriginal Torres Strait Islander Mental Health and Wellbeing Principles and Practice.</w:t>
        </w:r>
        <w:r w:rsidDel="00000000" w:rsidR="00000000" w:rsidRPr="00000000">
          <w:rPr>
            <w:color w:val="222222"/>
            <w:highlight w:val="white"/>
            <w:rtl w:val="0"/>
            <w:rPrChange w:author="Evann Rabeau" w:id="1" w:date="2026-07-09T12:59:37Z">
              <w:rPr>
                <w:color w:val="222222"/>
                <w:highlight w:val="white"/>
              </w:rPr>
            </w:rPrChange>
          </w:rPr>
          <w:t xml:space="preserve"> </w:t>
        </w:r>
      </w:ins>
    </w:p>
    <w:p w:rsidR="00000000" w:rsidDel="00000000" w:rsidP="00000000" w:rsidRDefault="00000000" w:rsidRPr="00000000" w14:paraId="0000014F">
      <w:pPr>
        <w:ind w:left="0" w:firstLine="0"/>
        <w:rPr>
          <w:ins w:author="Evann Rabeau" w:id="0" w:date="2026-07-09T12:59:37Z"/>
          <w:color w:val="222222"/>
          <w:highlight w:val="white"/>
          <w:rPrChange w:author="Evann Rabeau" w:id="1" w:date="2026-07-09T12:59:37Z">
            <w:rPr>
              <w:color w:val="222222"/>
              <w:highlight w:val="white"/>
            </w:rPr>
          </w:rPrChange>
        </w:rPr>
      </w:pPr>
      <w:ins w:author="Evann Rabeau" w:id="0" w:date="2026-07-09T12:59:37Z">
        <w:r w:rsidDel="00000000" w:rsidR="00000000" w:rsidRPr="00000000">
          <w:fldChar w:fldCharType="begin"/>
        </w:r>
        <w:r w:rsidDel="00000000" w:rsidR="00000000" w:rsidRPr="00000000">
          <w:instrText xml:space="preserve">HYPERLINK "https://d1wqtxts1xzle7.cloudfront.net/34654727/Working_Together_Book-libre.pdf?1410110929=&amp;response-content-disposition=inline%3B+filename%3DWorking_Together_Aboriginal_Torres_Strai.pdf&amp;Expires=1783606328&amp;Signature=O~mifXCdKWpErtrwhdRpYYniRfxfEGpOV7BAHpYfsOCNs17jQJdmmweVAXV3yrEy7UBGuVBnauT96wmk~rE~7sJCrOh7FZ6Awu1Gtgp1qB1g1A82vT0jQlVT-fEM8O4d~49-WJ1DzlOu9qRwdp0DeNWcAaBEmMcu7wZSHziilkO-3n8KnHV65ZXDjPxORc7JOHwwTpujXDXyJ3hHpg9Gls50L-n2E8NRIOUBWG8-CieWvyuxE2qnYtxgi2r-7CEYqn3Rmn9gkiFePuGjv9G8fj3wWSi9IbeLre0Z12974HhN13LRQHFn8bHL~rizajEgI4yKV0bBoFKcyrPfOYaxxw__&amp;Key-Pair-Id=APKAJLOHF5GGSLRBV4ZA"</w:instrText>
        </w:r>
        <w:r w:rsidDel="00000000" w:rsidR="00000000" w:rsidRPr="00000000">
          <w:fldChar w:fldCharType="separate"/>
        </w:r>
        <w:r w:rsidDel="00000000" w:rsidR="00000000" w:rsidRPr="00000000">
          <w:rPr>
            <w:color w:val="1155cc"/>
            <w:highlight w:val="white"/>
            <w:u w:val="single"/>
            <w:rtl w:val="0"/>
          </w:rPr>
          <w:t xml:space="preserve">d1wqtxts1xzle7.cloudfront.net/34654727/Working_Together_Book-libre.pdf?1410110929=&amp;response-content-disposition=inline%3B+filename%3DWorking_Together_Aboriginal_Torres_Strai.pdf&amp;Expires=1783606328&amp;Signature=O~mifXCdKWpErtrwhdRpYYniRfxfEGpOV7BAHpYfsOCNs17jQJdmmweVAXV3yrEy7UBGuVBnauT96wmk~rE~7sJCrOh7FZ6Awu1Gtgp1qB1g1A82vT0jQlVT-fEM8O4d~49-WJ1DzlOu9qRwdp0DeNWcAaBEmMcu7wZSHziilkO-3n8KnHV65ZXDjPxORc7JOHwwTpujXDXyJ3hHpg9Gls50L-n2E8NRIOUBWG8-CieWvyuxE2qnYtxgi2r-7CEYqn3Rmn9gkiFePuGjv9G8fj3wWSi9IbeLre0Z12974HhN13LRQHFn8bHL~rizajEgI4yKV0bBoFKcyrPfOYaxxw__&amp;Key-Pair-Id=APKAJLOHF5GGSLRBV4ZA</w:t>
        </w:r>
        <w:r w:rsidDel="00000000" w:rsidR="00000000" w:rsidRPr="00000000">
          <w:fldChar w:fldCharType="end"/>
        </w:r>
        <w:r w:rsidDel="00000000" w:rsidR="00000000" w:rsidRPr="00000000">
          <w:rPr>
            <w:color w:val="222222"/>
            <w:highlight w:val="white"/>
            <w:rtl w:val="0"/>
            <w:rPrChange w:author="Evann Rabeau" w:id="1" w:date="2026-07-09T12:59:37Z">
              <w:rPr>
                <w:color w:val="222222"/>
                <w:highlight w:val="white"/>
              </w:rPr>
            </w:rPrChange>
          </w:rPr>
          <w:t xml:space="preserve"> </w:t>
        </w:r>
      </w:ins>
    </w:p>
    <w:p w:rsidR="00000000" w:rsidDel="00000000" w:rsidP="00000000" w:rsidRDefault="00000000" w:rsidRPr="00000000" w14:paraId="00000150">
      <w:pPr>
        <w:numPr>
          <w:ilvl w:val="0"/>
          <w:numId w:val="6"/>
        </w:numPr>
        <w:ind w:left="720" w:hanging="360"/>
        <w:rPr>
          <w:ins w:author="Evann Rabeau" w:id="0" w:date="2026-07-09T12:59:37Z"/>
          <w:color w:val="222222"/>
          <w:highlight w:val="white"/>
        </w:rPr>
      </w:pPr>
      <w:ins w:author="Evann Rabeau" w:id="0" w:date="2026-07-09T12:59:37Z">
        <w:r w:rsidDel="00000000" w:rsidR="00000000" w:rsidRPr="00000000">
          <w:rPr>
            <w:color w:val="222222"/>
            <w:highlight w:val="white"/>
            <w:rtl w:val="0"/>
            <w:rPrChange w:author="Evann Rabeau" w:id="1" w:date="2026-07-09T12:59:37Z">
              <w:rPr>
                <w:color w:val="222222"/>
                <w:highlight w:val="white"/>
              </w:rPr>
            </w:rPrChange>
          </w:rPr>
          <w:t xml:space="preserve">Dudgeon, P., Rickwood, D., Garvey, D., &amp; Gridley, H. (2014). A history of Indigenous psychology. Working together: Aboriginal and Torres Strait Islander mental health and wellbeing principles and practice, 2, 39-54.</w:t>
        </w:r>
      </w:ins>
    </w:p>
    <w:p w:rsidR="00000000" w:rsidDel="00000000" w:rsidP="00000000" w:rsidRDefault="00000000" w:rsidRPr="00000000" w14:paraId="00000151">
      <w:pPr>
        <w:ind w:left="0" w:firstLine="0"/>
        <w:rPr>
          <w:ins w:author="Evann Rabeau" w:id="0" w:date="2026-07-09T12:59:37Z"/>
          <w:color w:val="222222"/>
          <w:highlight w:val="white"/>
          <w:rPrChange w:author="Evann Rabeau" w:id="1" w:date="2026-07-09T12:59:37Z">
            <w:rPr>
              <w:color w:val="222222"/>
              <w:highlight w:val="white"/>
            </w:rPr>
          </w:rPrChange>
        </w:rPr>
      </w:pPr>
      <w:ins w:author="Evann Rabeau" w:id="0" w:date="2026-07-09T12:59:37Z">
        <w:r w:rsidDel="00000000" w:rsidR="00000000" w:rsidRPr="00000000">
          <w:fldChar w:fldCharType="begin"/>
        </w:r>
        <w:r w:rsidDel="00000000" w:rsidR="00000000" w:rsidRPr="00000000">
          <w:instrText xml:space="preserve">HYPERLINK "https://www.thekids.org.au/globalassets/media/documents/aboriginal-health/working-together-second-edition/wt-part-1-chapt-3-final.pdf"</w:instrText>
        </w:r>
        <w:r w:rsidDel="00000000" w:rsidR="00000000" w:rsidRPr="00000000">
          <w:fldChar w:fldCharType="separate"/>
        </w:r>
        <w:r w:rsidDel="00000000" w:rsidR="00000000" w:rsidRPr="00000000">
          <w:rPr>
            <w:color w:val="1155cc"/>
            <w:highlight w:val="white"/>
            <w:u w:val="single"/>
            <w:rtl w:val="0"/>
          </w:rPr>
          <w:t xml:space="preserve">thekids.org.au/globalassets/media/documents/aboriginal-health/working-together-second-edition/wt-part-1-chapt-3-final.pdf</w:t>
        </w:r>
        <w:r w:rsidDel="00000000" w:rsidR="00000000" w:rsidRPr="00000000">
          <w:fldChar w:fldCharType="end"/>
        </w:r>
        <w:r w:rsidDel="00000000" w:rsidR="00000000" w:rsidRPr="00000000">
          <w:rPr>
            <w:color w:val="222222"/>
            <w:highlight w:val="white"/>
            <w:rtl w:val="0"/>
            <w:rPrChange w:author="Evann Rabeau" w:id="1" w:date="2026-07-09T12:59:37Z">
              <w:rPr>
                <w:color w:val="222222"/>
                <w:highlight w:val="white"/>
              </w:rPr>
            </w:rPrChange>
          </w:rPr>
          <w:t xml:space="preserve">  ( le nom de la citation APA ne correspond pas au nom du document pdf ) </w:t>
        </w:r>
      </w:ins>
    </w:p>
    <w:p w:rsidR="00000000" w:rsidDel="00000000" w:rsidP="00000000" w:rsidRDefault="00000000" w:rsidRPr="00000000" w14:paraId="00000152">
      <w:pPr>
        <w:numPr>
          <w:ilvl w:val="0"/>
          <w:numId w:val="6"/>
        </w:numPr>
        <w:ind w:left="720" w:hanging="360"/>
        <w:rPr>
          <w:ins w:author="Evann Rabeau" w:id="0" w:date="2026-07-09T12:59:37Z"/>
          <w:color w:val="222222"/>
          <w:highlight w:val="white"/>
        </w:rPr>
      </w:pPr>
      <w:ins w:author="Evann Rabeau" w:id="0" w:date="2026-07-09T12:59:37Z">
        <w:r w:rsidDel="00000000" w:rsidR="00000000" w:rsidRPr="00000000">
          <w:rPr>
            <w:color w:val="222222"/>
            <w:highlight w:val="white"/>
            <w:rtl w:val="0"/>
            <w:rPrChange w:author="Evann Rabeau" w:id="1" w:date="2026-07-09T12:59:37Z">
              <w:rPr>
                <w:color w:val="222222"/>
                <w:highlight w:val="white"/>
              </w:rPr>
            </w:rPrChange>
          </w:rPr>
          <w:t xml:space="preserve">Ewert, B., Loer, K., &amp; Thomann, E. (2021). Beyond nudge: advancing the state-of-the-art of behavioural public policy and administration. </w:t>
        </w:r>
        <w:r w:rsidDel="00000000" w:rsidR="00000000" w:rsidRPr="00000000">
          <w:rPr>
            <w:i w:val="1"/>
            <w:iCs w:val="1"/>
            <w:color w:val="222222"/>
            <w:highlight w:val="white"/>
            <w:rtl w:val="0"/>
            <w:rPrChange w:author="Evann Rabeau" w:id="1" w:date="2026-07-09T12:59:37Z">
              <w:rPr>
                <w:color w:val="222222"/>
                <w:highlight w:val="white"/>
              </w:rPr>
            </w:rPrChange>
          </w:rPr>
          <w:t xml:space="preserve">Policy &amp; Politics</w:t>
        </w:r>
        <w:r w:rsidDel="00000000" w:rsidR="00000000" w:rsidRPr="00000000">
          <w:rPr>
            <w:color w:val="222222"/>
            <w:highlight w:val="white"/>
            <w:rtl w:val="0"/>
            <w:rPrChange w:author="Evann Rabeau" w:id="1" w:date="2026-07-09T12:59:37Z">
              <w:rPr>
                <w:color w:val="222222"/>
                <w:highlight w:val="white"/>
              </w:rPr>
            </w:rPrChange>
          </w:rPr>
          <w:t xml:space="preserve">, </w:t>
        </w:r>
        <w:r w:rsidDel="00000000" w:rsidR="00000000" w:rsidRPr="00000000">
          <w:rPr>
            <w:i w:val="1"/>
            <w:iCs w:val="1"/>
            <w:color w:val="222222"/>
            <w:highlight w:val="white"/>
            <w:rtl w:val="0"/>
            <w:rPrChange w:author="Evann Rabeau" w:id="1" w:date="2026-07-09T12:59:37Z">
              <w:rPr>
                <w:color w:val="222222"/>
                <w:highlight w:val="white"/>
              </w:rPr>
            </w:rPrChange>
          </w:rPr>
          <w:t xml:space="preserve">49</w:t>
        </w:r>
        <w:r w:rsidDel="00000000" w:rsidR="00000000" w:rsidRPr="00000000">
          <w:rPr>
            <w:color w:val="222222"/>
            <w:highlight w:val="white"/>
            <w:rtl w:val="0"/>
            <w:rPrChange w:author="Evann Rabeau" w:id="1" w:date="2026-07-09T12:59:37Z">
              <w:rPr>
                <w:color w:val="222222"/>
                <w:highlight w:val="white"/>
              </w:rPr>
            </w:rPrChange>
          </w:rPr>
          <w:t xml:space="preserve">(1), 3-23</w:t>
        </w:r>
        <w:r w:rsidDel="00000000" w:rsidR="00000000" w:rsidRPr="00000000">
          <w:rPr>
            <w:color w:val="222222"/>
            <w:highlight w:val="white"/>
            <w:rtl w:val="0"/>
            <w:rPrChange w:author="Evann Rabeau" w:id="1" w:date="2026-07-09T12:59:37Z">
              <w:rPr>
                <w:color w:val="222222"/>
                <w:highlight w:val="white"/>
              </w:rPr>
            </w:rPrChange>
          </w:rPr>
          <w:t xml:space="preserve"> </w:t>
        </w:r>
      </w:ins>
    </w:p>
    <w:p w:rsidR="00000000" w:rsidDel="00000000" w:rsidP="00000000" w:rsidRDefault="00000000" w:rsidRPr="00000000" w14:paraId="00000153">
      <w:pPr>
        <w:ind w:left="0" w:firstLine="0"/>
        <w:rPr>
          <w:ins w:author="Evann Rabeau" w:id="0" w:date="2026-07-09T12:59:37Z"/>
          <w:color w:val="222222"/>
          <w:highlight w:val="white"/>
          <w:rPrChange w:author="Evann Rabeau" w:id="1" w:date="2026-07-09T12:59:37Z">
            <w:rPr>
              <w:color w:val="222222"/>
              <w:highlight w:val="white"/>
            </w:rPr>
          </w:rPrChange>
        </w:rPr>
      </w:pPr>
      <w:ins w:author="Evann Rabeau" w:id="0" w:date="2026-07-09T12:59:37Z">
        <w:r w:rsidDel="00000000" w:rsidR="00000000" w:rsidRPr="00000000">
          <w:fldChar w:fldCharType="begin"/>
        </w:r>
        <w:r w:rsidDel="00000000" w:rsidR="00000000" w:rsidRPr="00000000">
          <w:instrText xml:space="preserve">HYPERLINK "https://bristoluniversitypressdigital.com/view/journals/pp/49/1/article-p3.xml?tab_body=pdf"</w:instrText>
        </w:r>
        <w:r w:rsidDel="00000000" w:rsidR="00000000" w:rsidRPr="00000000">
          <w:fldChar w:fldCharType="separate"/>
        </w:r>
        <w:r w:rsidDel="00000000" w:rsidR="00000000" w:rsidRPr="00000000">
          <w:rPr>
            <w:color w:val="1155cc"/>
            <w:highlight w:val="white"/>
            <w:u w:val="single"/>
            <w:rtl w:val="0"/>
          </w:rPr>
          <w:t xml:space="preserve">Beyond nudge: advancing the state-of-the-art of behavioural public policy and administration in: Policy &amp; Politics Volume 49 Issue 1 (2021)</w:t>
        </w:r>
        <w:r w:rsidDel="00000000" w:rsidR="00000000" w:rsidRPr="00000000">
          <w:fldChar w:fldCharType="end"/>
        </w:r>
        <w:r w:rsidDel="00000000" w:rsidR="00000000" w:rsidRPr="00000000">
          <w:rPr>
            <w:color w:val="222222"/>
            <w:highlight w:val="white"/>
            <w:rtl w:val="0"/>
            <w:rPrChange w:author="Evann Rabeau" w:id="1" w:date="2026-07-09T12:59:37Z">
              <w:rPr>
                <w:color w:val="222222"/>
                <w:highlight w:val="white"/>
              </w:rPr>
            </w:rPrChange>
          </w:rPr>
          <w:t xml:space="preserve"> </w:t>
        </w:r>
      </w:ins>
    </w:p>
    <w:p w:rsidR="00000000" w:rsidDel="00000000" w:rsidP="00000000" w:rsidRDefault="00000000" w:rsidRPr="00000000" w14:paraId="00000154">
      <w:pPr>
        <w:numPr>
          <w:ilvl w:val="0"/>
          <w:numId w:val="6"/>
        </w:numPr>
        <w:ind w:left="720" w:hanging="360"/>
        <w:rPr>
          <w:ins w:author="Evann Rabeau" w:id="0" w:date="2026-07-09T12:59:37Z"/>
          <w:color w:val="222222"/>
          <w:highlight w:val="white"/>
        </w:rPr>
      </w:pPr>
      <w:ins w:author="Evann Rabeau" w:id="0" w:date="2026-07-09T12:59:37Z">
        <w:r w:rsidDel="00000000" w:rsidR="00000000" w:rsidRPr="00000000">
          <w:rPr>
            <w:color w:val="222222"/>
            <w:highlight w:val="white"/>
            <w:rtl w:val="0"/>
            <w:rPrChange w:author="Evann Rabeau" w:id="1" w:date="2026-07-09T12:59:37Z">
              <w:rPr>
                <w:color w:val="222222"/>
                <w:highlight w:val="white"/>
              </w:rPr>
            </w:rPrChange>
          </w:rPr>
          <w:t xml:space="preserve">Einfeld, C., &amp; Blomkamp, E. (2022). Nudge and co-design: complementary or contradictory approaches to policy innovation?. </w:t>
        </w:r>
        <w:r w:rsidDel="00000000" w:rsidR="00000000" w:rsidRPr="00000000">
          <w:rPr>
            <w:i w:val="1"/>
            <w:iCs w:val="1"/>
            <w:color w:val="222222"/>
            <w:highlight w:val="white"/>
            <w:rtl w:val="0"/>
            <w:rPrChange w:author="Evann Rabeau" w:id="1" w:date="2026-07-09T12:59:37Z">
              <w:rPr>
                <w:color w:val="222222"/>
                <w:highlight w:val="white"/>
              </w:rPr>
            </w:rPrChange>
          </w:rPr>
          <w:t xml:space="preserve">Policy Studies</w:t>
        </w:r>
        <w:r w:rsidDel="00000000" w:rsidR="00000000" w:rsidRPr="00000000">
          <w:rPr>
            <w:color w:val="222222"/>
            <w:highlight w:val="white"/>
            <w:rtl w:val="0"/>
            <w:rPrChange w:author="Evann Rabeau" w:id="1" w:date="2026-07-09T12:59:37Z">
              <w:rPr>
                <w:color w:val="222222"/>
                <w:highlight w:val="white"/>
              </w:rPr>
            </w:rPrChange>
          </w:rPr>
          <w:t xml:space="preserve">, </w:t>
        </w:r>
        <w:r w:rsidDel="00000000" w:rsidR="00000000" w:rsidRPr="00000000">
          <w:rPr>
            <w:i w:val="1"/>
            <w:iCs w:val="1"/>
            <w:color w:val="222222"/>
            <w:highlight w:val="white"/>
            <w:rtl w:val="0"/>
            <w:rPrChange w:author="Evann Rabeau" w:id="1" w:date="2026-07-09T12:59:37Z">
              <w:rPr>
                <w:color w:val="222222"/>
                <w:highlight w:val="white"/>
              </w:rPr>
            </w:rPrChange>
          </w:rPr>
          <w:t xml:space="preserve">43</w:t>
        </w:r>
        <w:r w:rsidDel="00000000" w:rsidR="00000000" w:rsidRPr="00000000">
          <w:rPr>
            <w:color w:val="222222"/>
            <w:highlight w:val="white"/>
            <w:rtl w:val="0"/>
            <w:rPrChange w:author="Evann Rabeau" w:id="1" w:date="2026-07-09T12:59:37Z">
              <w:rPr>
                <w:color w:val="222222"/>
                <w:highlight w:val="white"/>
              </w:rPr>
            </w:rPrChange>
          </w:rPr>
          <w:t xml:space="preserve">(5), 901-919.</w:t>
        </w:r>
        <w:r w:rsidDel="00000000" w:rsidR="00000000" w:rsidRPr="00000000">
          <w:rPr>
            <w:color w:val="222222"/>
            <w:highlight w:val="white"/>
            <w:rtl w:val="0"/>
            <w:rPrChange w:author="Evann Rabeau" w:id="1" w:date="2026-07-09T12:59:37Z">
              <w:rPr>
                <w:color w:val="222222"/>
                <w:highlight w:val="white"/>
              </w:rPr>
            </w:rPrChange>
          </w:rPr>
          <w:t xml:space="preserve"> </w:t>
        </w:r>
      </w:ins>
    </w:p>
    <w:p w:rsidR="00000000" w:rsidDel="00000000" w:rsidP="00000000" w:rsidRDefault="00000000" w:rsidRPr="00000000" w14:paraId="00000155">
      <w:pPr>
        <w:ind w:left="0" w:firstLine="0"/>
        <w:rPr>
          <w:ins w:author="Evann Rabeau" w:id="0" w:date="2026-07-09T12:59:37Z"/>
          <w:color w:val="222222"/>
          <w:highlight w:val="white"/>
          <w:rPrChange w:author="Evann Rabeau" w:id="1" w:date="2026-07-09T12:59:37Z">
            <w:rPr>
              <w:color w:val="222222"/>
              <w:highlight w:val="white"/>
            </w:rPr>
          </w:rPrChange>
        </w:rPr>
      </w:pPr>
      <w:ins w:author="Evann Rabeau" w:id="0" w:date="2026-07-09T12:59:37Z">
        <w:r w:rsidDel="00000000" w:rsidR="00000000" w:rsidRPr="00000000">
          <w:rPr>
            <w:color w:val="222222"/>
            <w:highlight w:val="white"/>
            <w:rtl w:val="0"/>
            <w:rPrChange w:author="Evann Rabeau" w:id="1" w:date="2026-07-09T12:59:37Z">
              <w:rPr>
                <w:color w:val="222222"/>
                <w:highlight w:val="white"/>
              </w:rPr>
            </w:rPrChange>
          </w:rPr>
          <w:t xml:space="preserve">Les éléments 4 et 5 dans la liste à trier renvoi vers les articles qui citent les éléments 7 et 8 de la présente liste</w:t>
        </w:r>
      </w:ins>
    </w:p>
    <w:p w:rsidR="00000000" w:rsidDel="00000000" w:rsidP="00000000" w:rsidRDefault="00000000" w:rsidRPr="00000000" w14:paraId="00000156">
      <w:pPr>
        <w:numPr>
          <w:ilvl w:val="0"/>
          <w:numId w:val="6"/>
        </w:numPr>
        <w:ind w:left="720" w:hanging="360"/>
        <w:rPr>
          <w:ins w:author="Evann Rabeau" w:id="0" w:date="2026-07-09T12:59:37Z"/>
          <w:color w:val="222222"/>
          <w:highlight w:val="white"/>
        </w:rPr>
      </w:pPr>
      <w:ins w:author="Evann Rabeau" w:id="0" w:date="2026-07-09T12:59:37Z">
        <w:r w:rsidDel="00000000" w:rsidR="00000000" w:rsidRPr="00000000">
          <w:rPr>
            <w:color w:val="222222"/>
            <w:highlight w:val="white"/>
            <w:rtl w:val="0"/>
            <w:rPrChange w:author="Evann Rabeau" w:id="1" w:date="2026-07-09T12:59:37Z">
              <w:rPr>
                <w:color w:val="222222"/>
                <w:highlight w:val="white"/>
              </w:rPr>
            </w:rPrChange>
          </w:rPr>
          <w:t xml:space="preserve">De Ridder, D., Feitsma, J., Van Den Hoven, M., Kroese, F., Schillemans, T., Verweij, M., ... &amp; De Vet, E. (2024). Simple nudges that are not so easy. </w:t>
        </w:r>
        <w:r w:rsidDel="00000000" w:rsidR="00000000" w:rsidRPr="00000000">
          <w:rPr>
            <w:i w:val="1"/>
            <w:iCs w:val="1"/>
            <w:color w:val="222222"/>
            <w:highlight w:val="white"/>
            <w:rtl w:val="0"/>
            <w:rPrChange w:author="Evann Rabeau" w:id="1" w:date="2026-07-09T12:59:37Z">
              <w:rPr>
                <w:color w:val="222222"/>
                <w:highlight w:val="white"/>
              </w:rPr>
            </w:rPrChange>
          </w:rPr>
          <w:t xml:space="preserve">Behavioural Public Policy</w:t>
        </w:r>
        <w:r w:rsidDel="00000000" w:rsidR="00000000" w:rsidRPr="00000000">
          <w:rPr>
            <w:color w:val="222222"/>
            <w:highlight w:val="white"/>
            <w:rtl w:val="0"/>
            <w:rPrChange w:author="Evann Rabeau" w:id="1" w:date="2026-07-09T12:59:37Z">
              <w:rPr>
                <w:color w:val="222222"/>
                <w:highlight w:val="white"/>
              </w:rPr>
            </w:rPrChange>
          </w:rPr>
          <w:t xml:space="preserve">, </w:t>
        </w:r>
        <w:r w:rsidDel="00000000" w:rsidR="00000000" w:rsidRPr="00000000">
          <w:rPr>
            <w:i w:val="1"/>
            <w:iCs w:val="1"/>
            <w:color w:val="222222"/>
            <w:highlight w:val="white"/>
            <w:rtl w:val="0"/>
            <w:rPrChange w:author="Evann Rabeau" w:id="1" w:date="2026-07-09T12:59:37Z">
              <w:rPr>
                <w:color w:val="222222"/>
                <w:highlight w:val="white"/>
              </w:rPr>
            </w:rPrChange>
          </w:rPr>
          <w:t xml:space="preserve">8</w:t>
        </w:r>
        <w:r w:rsidDel="00000000" w:rsidR="00000000" w:rsidRPr="00000000">
          <w:rPr>
            <w:color w:val="222222"/>
            <w:highlight w:val="white"/>
            <w:rtl w:val="0"/>
            <w:rPrChange w:author="Evann Rabeau" w:id="1" w:date="2026-07-09T12:59:37Z">
              <w:rPr>
                <w:color w:val="222222"/>
                <w:highlight w:val="white"/>
              </w:rPr>
            </w:rPrChange>
          </w:rPr>
          <w:t xml:space="preserve">(1), 154-172.</w:t>
        </w:r>
        <w:r w:rsidDel="00000000" w:rsidR="00000000" w:rsidRPr="00000000">
          <w:rPr>
            <w:color w:val="222222"/>
            <w:highlight w:val="white"/>
            <w:rtl w:val="0"/>
            <w:rPrChange w:author="Evann Rabeau" w:id="1" w:date="2026-07-09T12:59:37Z">
              <w:rPr>
                <w:color w:val="222222"/>
                <w:highlight w:val="white"/>
              </w:rPr>
            </w:rPrChange>
          </w:rPr>
          <w:t xml:space="preserve"> </w:t>
        </w:r>
      </w:ins>
    </w:p>
    <w:p w:rsidR="00000000" w:rsidDel="00000000" w:rsidP="00000000" w:rsidRDefault="00000000" w:rsidRPr="00000000" w14:paraId="00000157">
      <w:pPr>
        <w:ind w:left="0" w:firstLine="0"/>
        <w:rPr>
          <w:ins w:author="Evann Rabeau" w:id="0" w:date="2026-07-09T12:59:37Z"/>
          <w:color w:val="222222"/>
          <w:highlight w:val="white"/>
          <w:rPrChange w:author="Evann Rabeau" w:id="1" w:date="2026-07-09T12:59:37Z">
            <w:rPr>
              <w:color w:val="222222"/>
              <w:highlight w:val="white"/>
            </w:rPr>
          </w:rPrChange>
        </w:rPr>
      </w:pPr>
      <w:ins w:author="Evann Rabeau" w:id="0" w:date="2026-07-09T12:59:37Z">
        <w:r w:rsidDel="00000000" w:rsidR="00000000" w:rsidRPr="00000000">
          <w:fldChar w:fldCharType="begin"/>
        </w:r>
        <w:r w:rsidDel="00000000" w:rsidR="00000000" w:rsidRPr="00000000">
          <w:instrText xml:space="preserve">HYPERLINK "https://www.cambridge.org/core/services/aop-cambridge-core/content/view/86DDA762087208E5BCEB2188D42FFC80/S2398063X20000366a.pdf/simple_nudges_that_are_not_so_easy.pdf"</w:instrText>
        </w:r>
        <w:r w:rsidDel="00000000" w:rsidR="00000000" w:rsidRPr="00000000">
          <w:fldChar w:fldCharType="separate"/>
        </w:r>
        <w:r w:rsidDel="00000000" w:rsidR="00000000" w:rsidRPr="00000000">
          <w:rPr>
            <w:color w:val="1155cc"/>
            <w:highlight w:val="white"/>
            <w:u w:val="single"/>
            <w:rtl w:val="0"/>
          </w:rPr>
          <w:t xml:space="preserve">cambridge.org/core/services/aop-cambridge-core/content/view/86DDA762087208E5BCEB2188D42FFC80/S2398063X20000366a.pdf/simple_nudges_that_are_not_so_easy.pdf</w:t>
        </w:r>
        <w:r w:rsidDel="00000000" w:rsidR="00000000" w:rsidRPr="00000000">
          <w:fldChar w:fldCharType="end"/>
        </w:r>
        <w:r w:rsidDel="00000000" w:rsidR="00000000" w:rsidRPr="00000000">
          <w:rPr>
            <w:color w:val="222222"/>
            <w:highlight w:val="white"/>
            <w:rtl w:val="0"/>
            <w:rPrChange w:author="Evann Rabeau" w:id="1" w:date="2026-07-09T12:59:37Z">
              <w:rPr>
                <w:color w:val="222222"/>
                <w:highlight w:val="white"/>
              </w:rPr>
            </w:rPrChange>
          </w:rPr>
          <w:t xml:space="preserve"> </w:t>
        </w:r>
      </w:ins>
    </w:p>
    <w:p w:rsidR="00000000" w:rsidDel="00000000" w:rsidP="00000000" w:rsidRDefault="00000000" w:rsidRPr="00000000" w14:paraId="00000158">
      <w:pPr>
        <w:numPr>
          <w:ilvl w:val="0"/>
          <w:numId w:val="6"/>
        </w:numPr>
        <w:ind w:left="720" w:hanging="360"/>
        <w:rPr>
          <w:ins w:author="Evann Rabeau" w:id="0" w:date="2026-07-09T12:59:37Z"/>
          <w:color w:val="222222"/>
          <w:highlight w:val="white"/>
        </w:rPr>
      </w:pPr>
      <w:ins w:author="Evann Rabeau" w:id="0" w:date="2026-07-09T12:59:37Z">
        <w:r w:rsidDel="00000000" w:rsidR="00000000" w:rsidRPr="00000000">
          <w:rPr>
            <w:color w:val="222222"/>
            <w:highlight w:val="white"/>
            <w:rtl w:val="0"/>
            <w:rPrChange w:author="Evann Rabeau" w:id="1" w:date="2026-07-09T12:59:37Z">
              <w:rPr>
                <w:color w:val="222222"/>
                <w:highlight w:val="white"/>
              </w:rPr>
            </w:rPrChange>
          </w:rPr>
          <w:t xml:space="preserve">Ewert, B., &amp; Loer, K. (2021). Advancing behavioural public policies: in pursuit of a more comprehensive concept. Policy &amp; Politics, 49(1), 25-47.</w:t>
        </w:r>
      </w:ins>
    </w:p>
    <w:p w:rsidR="00000000" w:rsidDel="00000000" w:rsidP="00000000" w:rsidRDefault="00000000" w:rsidRPr="00000000" w14:paraId="00000159">
      <w:pPr>
        <w:ind w:left="0" w:firstLine="0"/>
        <w:rPr>
          <w:ins w:author="Evann Rabeau" w:id="0" w:date="2026-07-09T12:59:37Z"/>
          <w:color w:val="222222"/>
          <w:highlight w:val="white"/>
          <w:rPrChange w:author="Evann Rabeau" w:id="1" w:date="2026-07-09T12:59:37Z">
            <w:rPr>
              <w:color w:val="222222"/>
              <w:highlight w:val="white"/>
            </w:rPr>
          </w:rPrChange>
        </w:rPr>
      </w:pPr>
      <w:ins w:author="Evann Rabeau" w:id="0" w:date="2026-07-09T12:59:37Z">
        <w:r w:rsidDel="00000000" w:rsidR="00000000" w:rsidRPr="00000000">
          <w:fldChar w:fldCharType="begin"/>
        </w:r>
        <w:r w:rsidDel="00000000" w:rsidR="00000000" w:rsidRPr="00000000">
          <w:instrText xml:space="preserve">HYPERLINK "https://policy.bristoluniversitypress.co.uk/asset/12044/ch-2-loer-appendix.pdf"</w:instrText>
        </w:r>
        <w:r w:rsidDel="00000000" w:rsidR="00000000" w:rsidRPr="00000000">
          <w:fldChar w:fldCharType="separate"/>
        </w:r>
        <w:r w:rsidDel="00000000" w:rsidR="00000000" w:rsidRPr="00000000">
          <w:rPr>
            <w:color w:val="1155cc"/>
            <w:highlight w:val="white"/>
            <w:u w:val="single"/>
            <w:rtl w:val="0"/>
          </w:rPr>
          <w:t xml:space="preserve">policy.bristoluniversitypress.co.uk/asset/12044/ch-2-loer-appendix.pdf</w:t>
        </w:r>
        <w:r w:rsidDel="00000000" w:rsidR="00000000" w:rsidRPr="00000000">
          <w:fldChar w:fldCharType="end"/>
        </w:r>
        <w:r w:rsidDel="00000000" w:rsidR="00000000" w:rsidRPr="00000000">
          <w:rPr>
            <w:color w:val="222222"/>
            <w:highlight w:val="white"/>
            <w:rtl w:val="0"/>
            <w:rPrChange w:author="Evann Rabeau" w:id="1" w:date="2026-07-09T12:59:37Z">
              <w:rPr>
                <w:color w:val="222222"/>
                <w:highlight w:val="white"/>
              </w:rPr>
            </w:rPrChange>
          </w:rPr>
          <w:t xml:space="preserve"> </w:t>
        </w:r>
      </w:ins>
    </w:p>
    <w:p w:rsidR="00000000" w:rsidDel="00000000" w:rsidP="00000000" w:rsidRDefault="00000000" w:rsidRPr="00000000" w14:paraId="0000015A">
      <w:pPr>
        <w:numPr>
          <w:ilvl w:val="0"/>
          <w:numId w:val="6"/>
        </w:numPr>
        <w:ind w:left="720" w:hanging="360"/>
        <w:rPr>
          <w:ins w:author="Evann Rabeau" w:id="0" w:date="2026-07-09T12:59:37Z"/>
          <w:color w:val="222222"/>
          <w:highlight w:val="white"/>
        </w:rPr>
      </w:pPr>
      <w:ins w:author="Evann Rabeau" w:id="0" w:date="2026-07-09T12:59:37Z">
        <w:r w:rsidDel="00000000" w:rsidR="00000000" w:rsidRPr="00000000">
          <w:rPr>
            <w:color w:val="222222"/>
            <w:highlight w:val="white"/>
            <w:rtl w:val="0"/>
            <w:rPrChange w:author="Evann Rabeau" w:id="1" w:date="2026-07-09T12:59:37Z">
              <w:rPr>
                <w:color w:val="222222"/>
                <w:highlight w:val="white"/>
              </w:rPr>
            </w:rPrChange>
          </w:rPr>
          <w:t xml:space="preserve">Ewert, B., &amp; Loer, K. (2021). Advancing behavioural public policies: in pursuit of a more comprehensive concept. </w:t>
        </w:r>
        <w:r w:rsidDel="00000000" w:rsidR="00000000" w:rsidRPr="00000000">
          <w:rPr>
            <w:i w:val="1"/>
            <w:iCs w:val="1"/>
            <w:color w:val="222222"/>
            <w:highlight w:val="white"/>
            <w:rtl w:val="0"/>
            <w:rPrChange w:author="Evann Rabeau" w:id="1" w:date="2026-07-09T12:59:37Z">
              <w:rPr>
                <w:color w:val="222222"/>
                <w:highlight w:val="white"/>
              </w:rPr>
            </w:rPrChange>
          </w:rPr>
          <w:t xml:space="preserve">Policy &amp; Politics</w:t>
        </w:r>
        <w:r w:rsidDel="00000000" w:rsidR="00000000" w:rsidRPr="00000000">
          <w:rPr>
            <w:color w:val="222222"/>
            <w:highlight w:val="white"/>
            <w:rtl w:val="0"/>
            <w:rPrChange w:author="Evann Rabeau" w:id="1" w:date="2026-07-09T12:59:37Z">
              <w:rPr>
                <w:color w:val="222222"/>
                <w:highlight w:val="white"/>
              </w:rPr>
            </w:rPrChange>
          </w:rPr>
          <w:t xml:space="preserve">, </w:t>
        </w:r>
        <w:r w:rsidDel="00000000" w:rsidR="00000000" w:rsidRPr="00000000">
          <w:rPr>
            <w:i w:val="1"/>
            <w:iCs w:val="1"/>
            <w:color w:val="222222"/>
            <w:highlight w:val="white"/>
            <w:rtl w:val="0"/>
            <w:rPrChange w:author="Evann Rabeau" w:id="1" w:date="2026-07-09T12:59:37Z">
              <w:rPr>
                <w:color w:val="222222"/>
                <w:highlight w:val="white"/>
              </w:rPr>
            </w:rPrChange>
          </w:rPr>
          <w:t xml:space="preserve">49</w:t>
        </w:r>
        <w:r w:rsidDel="00000000" w:rsidR="00000000" w:rsidRPr="00000000">
          <w:rPr>
            <w:color w:val="222222"/>
            <w:highlight w:val="white"/>
            <w:rtl w:val="0"/>
            <w:rPrChange w:author="Evann Rabeau" w:id="1" w:date="2026-07-09T12:59:37Z">
              <w:rPr>
                <w:color w:val="222222"/>
                <w:highlight w:val="white"/>
              </w:rPr>
            </w:rPrChange>
          </w:rPr>
          <w:t xml:space="preserve">(1), 25-47.</w:t>
        </w:r>
        <w:r w:rsidDel="00000000" w:rsidR="00000000" w:rsidRPr="00000000">
          <w:rPr>
            <w:color w:val="222222"/>
            <w:highlight w:val="white"/>
            <w:rtl w:val="0"/>
            <w:rPrChange w:author="Evann Rabeau" w:id="1" w:date="2026-07-09T12:59:37Z">
              <w:rPr>
                <w:color w:val="222222"/>
                <w:highlight w:val="white"/>
              </w:rPr>
            </w:rPrChange>
          </w:rPr>
          <w:t xml:space="preserve"> </w:t>
        </w:r>
      </w:ins>
    </w:p>
    <w:p w:rsidR="00000000" w:rsidDel="00000000" w:rsidP="00000000" w:rsidRDefault="00000000" w:rsidRPr="00000000" w14:paraId="0000015B">
      <w:pPr>
        <w:numPr>
          <w:ilvl w:val="0"/>
          <w:numId w:val="6"/>
        </w:numPr>
        <w:ind w:left="720" w:hanging="360"/>
        <w:rPr>
          <w:ins w:author="Evann Rabeau" w:id="0" w:date="2026-07-09T12:59:37Z"/>
          <w:color w:val="222222"/>
          <w:highlight w:val="white"/>
        </w:rPr>
      </w:pPr>
      <w:ins w:author="Evann Rabeau" w:id="0" w:date="2026-07-09T12:59:37Z">
        <w:r w:rsidDel="00000000" w:rsidR="00000000" w:rsidRPr="00000000">
          <w:rPr>
            <w:rFonts w:ascii="Roboto" w:cs="Roboto" w:eastAsia="Roboto" w:hAnsi="Roboto"/>
            <w:color w:val="181817"/>
            <w:shd w:fill="cae7ff" w:val="clear"/>
            <w:rtl w:val="0"/>
            <w:rPrChange w:author="Evann Rabeau" w:id="1" w:date="2026-07-09T12:59:37Z">
              <w:rPr>
                <w:color w:val="222222"/>
                <w:highlight w:val="white"/>
              </w:rPr>
            </w:rPrChange>
          </w:rPr>
          <w:t xml:space="preserve">VAN DER LINDEN, S. (2018). The future of behavioral insights: on the importance of socially situated nudges. </w:t>
        </w:r>
        <w:r w:rsidDel="00000000" w:rsidR="00000000" w:rsidRPr="00000000">
          <w:rPr>
            <w:rFonts w:ascii="Roboto" w:cs="Roboto" w:eastAsia="Roboto" w:hAnsi="Roboto"/>
            <w:i w:val="1"/>
            <w:iCs w:val="1"/>
            <w:color w:val="181817"/>
            <w:shd w:fill="cae7ff" w:val="clear"/>
            <w:rtl w:val="0"/>
            <w:rPrChange w:author="Evann Rabeau" w:id="1" w:date="2026-07-09T12:59:37Z">
              <w:rPr>
                <w:color w:val="222222"/>
                <w:highlight w:val="white"/>
              </w:rPr>
            </w:rPrChange>
          </w:rPr>
          <w:t xml:space="preserve">Behavioural Public Policy</w:t>
        </w:r>
        <w:r w:rsidDel="00000000" w:rsidR="00000000" w:rsidRPr="00000000">
          <w:rPr>
            <w:rFonts w:ascii="Roboto" w:cs="Roboto" w:eastAsia="Roboto" w:hAnsi="Roboto"/>
            <w:color w:val="181817"/>
            <w:shd w:fill="cae7ff" w:val="clear"/>
            <w:rtl w:val="0"/>
            <w:rPrChange w:author="Evann Rabeau" w:id="1" w:date="2026-07-09T12:59:37Z">
              <w:rPr>
                <w:color w:val="222222"/>
                <w:highlight w:val="white"/>
              </w:rPr>
            </w:rPrChange>
          </w:rPr>
          <w:t xml:space="preserve">, </w:t>
        </w:r>
        <w:r w:rsidDel="00000000" w:rsidR="00000000" w:rsidRPr="00000000">
          <w:rPr>
            <w:rFonts w:ascii="Roboto" w:cs="Roboto" w:eastAsia="Roboto" w:hAnsi="Roboto"/>
            <w:i w:val="1"/>
            <w:iCs w:val="1"/>
            <w:color w:val="181817"/>
            <w:shd w:fill="cae7ff" w:val="clear"/>
            <w:rtl w:val="0"/>
            <w:rPrChange w:author="Evann Rabeau" w:id="1" w:date="2026-07-09T12:59:37Z">
              <w:rPr>
                <w:color w:val="222222"/>
                <w:highlight w:val="white"/>
              </w:rPr>
            </w:rPrChange>
          </w:rPr>
          <w:t xml:space="preserve">2</w:t>
        </w:r>
        <w:r w:rsidDel="00000000" w:rsidR="00000000" w:rsidRPr="00000000">
          <w:rPr>
            <w:rFonts w:ascii="Roboto" w:cs="Roboto" w:eastAsia="Roboto" w:hAnsi="Roboto"/>
            <w:color w:val="181817"/>
            <w:shd w:fill="cae7ff" w:val="clear"/>
            <w:rtl w:val="0"/>
            <w:rPrChange w:author="Evann Rabeau" w:id="1" w:date="2026-07-09T12:59:37Z">
              <w:rPr>
                <w:color w:val="222222"/>
                <w:highlight w:val="white"/>
              </w:rPr>
            </w:rPrChange>
          </w:rPr>
          <w:t xml:space="preserve">(2), 207–217. doi:10.1017/bpp.2018.22</w:t>
        </w:r>
        <w:r w:rsidDel="00000000" w:rsidR="00000000" w:rsidRPr="00000000">
          <w:rPr>
            <w:color w:val="222222"/>
            <w:highlight w:val="white"/>
            <w:rtl w:val="0"/>
            <w:rPrChange w:author="Evann Rabeau" w:id="1" w:date="2026-07-09T12:59:37Z">
              <w:rPr>
                <w:color w:val="222222"/>
                <w:highlight w:val="white"/>
              </w:rPr>
            </w:rPrChange>
          </w:rPr>
          <w:t xml:space="preserve"> </w:t>
        </w:r>
      </w:ins>
    </w:p>
    <w:p w:rsidR="00000000" w:rsidDel="00000000" w:rsidP="00000000" w:rsidRDefault="00000000" w:rsidRPr="00000000" w14:paraId="0000015C">
      <w:pPr>
        <w:ind w:left="0" w:firstLine="0"/>
        <w:rPr>
          <w:ins w:author="Evann Rabeau" w:id="0" w:date="2026-07-09T12:59:37Z"/>
          <w:color w:val="222222"/>
          <w:highlight w:val="white"/>
          <w:rPrChange w:author="Evann Rabeau" w:id="1" w:date="2026-07-09T12:59:37Z">
            <w:rPr>
              <w:color w:val="222222"/>
              <w:highlight w:val="white"/>
            </w:rPr>
          </w:rPrChange>
        </w:rPr>
      </w:pPr>
      <w:ins w:author="Evann Rabeau" w:id="0" w:date="2026-07-09T12:59:37Z">
        <w:r w:rsidDel="00000000" w:rsidR="00000000" w:rsidRPr="00000000">
          <w:fldChar w:fldCharType="begin"/>
        </w:r>
        <w:r w:rsidDel="00000000" w:rsidR="00000000" w:rsidRPr="00000000">
          <w:instrText xml:space="preserve">HYPERLINK "https://www.cambridge.org/core/services/aop-cambridge-core/content/view/1A25D44C1DF077C25371FC9AD97F399B/S2398063X18000222a.pdf/the-future-of-behavioral-insights-on-the-importance-of-socially-situated-nudges.pdf"</w:instrText>
        </w:r>
        <w:r w:rsidDel="00000000" w:rsidR="00000000" w:rsidRPr="00000000">
          <w:fldChar w:fldCharType="separate"/>
        </w:r>
        <w:r w:rsidDel="00000000" w:rsidR="00000000" w:rsidRPr="00000000">
          <w:rPr>
            <w:color w:val="1155cc"/>
            <w:highlight w:val="white"/>
            <w:u w:val="single"/>
            <w:rtl w:val="0"/>
          </w:rPr>
          <w:t xml:space="preserve">cambridge.org/core/services/aop-cambridge-core/content/view/1A25D44C1DF077C25371FC9AD97F399B/S2398063X18000222a.pdf/the-future-of-behavioral-insights-on-the-importance-of-socially-situated-nudges.pdf</w:t>
        </w:r>
        <w:r w:rsidDel="00000000" w:rsidR="00000000" w:rsidRPr="00000000">
          <w:fldChar w:fldCharType="end"/>
        </w:r>
        <w:r w:rsidDel="00000000" w:rsidR="00000000" w:rsidRPr="00000000">
          <w:rPr>
            <w:color w:val="222222"/>
            <w:highlight w:val="white"/>
            <w:rtl w:val="0"/>
            <w:rPrChange w:author="Evann Rabeau" w:id="1" w:date="2026-07-09T12:59:37Z">
              <w:rPr>
                <w:color w:val="222222"/>
                <w:highlight w:val="white"/>
              </w:rPr>
            </w:rPrChange>
          </w:rPr>
          <w:t xml:space="preserve"> </w:t>
        </w:r>
      </w:ins>
    </w:p>
    <w:p w:rsidR="00000000" w:rsidDel="00000000" w:rsidP="00000000" w:rsidRDefault="00000000" w:rsidRPr="00000000" w14:paraId="0000015D">
      <w:pPr>
        <w:numPr>
          <w:ilvl w:val="0"/>
          <w:numId w:val="6"/>
        </w:numPr>
        <w:ind w:left="720" w:hanging="360"/>
        <w:rPr>
          <w:ins w:author="Evann Rabeau" w:id="0" w:date="2026-07-09T12:59:37Z"/>
          <w:color w:val="222222"/>
          <w:highlight w:val="white"/>
        </w:rPr>
      </w:pPr>
      <w:ins w:author="Evann Rabeau" w:id="0" w:date="2026-07-09T12:59:37Z">
        <w:r w:rsidDel="00000000" w:rsidR="00000000" w:rsidRPr="00000000">
          <w:rPr>
            <w:rFonts w:ascii="Roboto" w:cs="Roboto" w:eastAsia="Roboto" w:hAnsi="Roboto"/>
            <w:color w:val="181817"/>
            <w:shd w:fill="cae7ff" w:val="clear"/>
            <w:rtl w:val="0"/>
            <w:rPrChange w:author="Evann Rabeau" w:id="1" w:date="2026-07-09T12:59:37Z">
              <w:rPr>
                <w:color w:val="222222"/>
                <w:highlight w:val="white"/>
              </w:rPr>
            </w:rPrChange>
          </w:rPr>
          <w:t xml:space="preserve">Krpan, D. (2026). Agenda for psychological and behavioural science of transformative behavioural change. </w:t>
        </w:r>
        <w:r w:rsidDel="00000000" w:rsidR="00000000" w:rsidRPr="00000000">
          <w:rPr>
            <w:rFonts w:ascii="Roboto" w:cs="Roboto" w:eastAsia="Roboto" w:hAnsi="Roboto"/>
            <w:i w:val="1"/>
            <w:iCs w:val="1"/>
            <w:color w:val="181817"/>
            <w:shd w:fill="cae7ff" w:val="clear"/>
            <w:rtl w:val="0"/>
            <w:rPrChange w:author="Evann Rabeau" w:id="1" w:date="2026-07-09T12:59:37Z">
              <w:rPr>
                <w:color w:val="222222"/>
                <w:highlight w:val="white"/>
              </w:rPr>
            </w:rPrChange>
          </w:rPr>
          <w:t xml:space="preserve">Behavioural Public Policy</w:t>
        </w:r>
        <w:r w:rsidDel="00000000" w:rsidR="00000000" w:rsidRPr="00000000">
          <w:rPr>
            <w:rFonts w:ascii="Roboto" w:cs="Roboto" w:eastAsia="Roboto" w:hAnsi="Roboto"/>
            <w:color w:val="181817"/>
            <w:shd w:fill="cae7ff" w:val="clear"/>
            <w:rtl w:val="0"/>
            <w:rPrChange w:author="Evann Rabeau" w:id="1" w:date="2026-07-09T12:59:37Z">
              <w:rPr>
                <w:color w:val="222222"/>
                <w:highlight w:val="white"/>
              </w:rPr>
            </w:rPrChange>
          </w:rPr>
          <w:t xml:space="preserve">, </w:t>
        </w:r>
        <w:r w:rsidDel="00000000" w:rsidR="00000000" w:rsidRPr="00000000">
          <w:rPr>
            <w:rFonts w:ascii="Roboto" w:cs="Roboto" w:eastAsia="Roboto" w:hAnsi="Roboto"/>
            <w:i w:val="1"/>
            <w:iCs w:val="1"/>
            <w:color w:val="181817"/>
            <w:shd w:fill="cae7ff" w:val="clear"/>
            <w:rtl w:val="0"/>
            <w:rPrChange w:author="Evann Rabeau" w:id="1" w:date="2026-07-09T12:59:37Z">
              <w:rPr>
                <w:color w:val="222222"/>
                <w:highlight w:val="white"/>
              </w:rPr>
            </w:rPrChange>
          </w:rPr>
          <w:t xml:space="preserve">10</w:t>
        </w:r>
        <w:r w:rsidDel="00000000" w:rsidR="00000000" w:rsidRPr="00000000">
          <w:rPr>
            <w:rFonts w:ascii="Roboto" w:cs="Roboto" w:eastAsia="Roboto" w:hAnsi="Roboto"/>
            <w:color w:val="181817"/>
            <w:shd w:fill="cae7ff" w:val="clear"/>
            <w:rtl w:val="0"/>
            <w:rPrChange w:author="Evann Rabeau" w:id="1" w:date="2026-07-09T12:59:37Z">
              <w:rPr>
                <w:color w:val="222222"/>
                <w:highlight w:val="white"/>
              </w:rPr>
            </w:rPrChange>
          </w:rPr>
          <w:t xml:space="preserve">(3), 455–480. doi:10.1017/bpp.2024.30</w:t>
        </w:r>
        <w:r w:rsidDel="00000000" w:rsidR="00000000" w:rsidRPr="00000000">
          <w:rPr>
            <w:color w:val="222222"/>
            <w:highlight w:val="white"/>
            <w:rtl w:val="0"/>
            <w:rPrChange w:author="Evann Rabeau" w:id="1" w:date="2026-07-09T12:59:37Z">
              <w:rPr>
                <w:color w:val="222222"/>
                <w:highlight w:val="white"/>
              </w:rPr>
            </w:rPrChange>
          </w:rPr>
          <w:t xml:space="preserve"> </w:t>
        </w:r>
      </w:ins>
    </w:p>
    <w:p w:rsidR="00000000" w:rsidDel="00000000" w:rsidP="00000000" w:rsidRDefault="00000000" w:rsidRPr="00000000" w14:paraId="0000015E">
      <w:pPr>
        <w:ind w:left="0" w:firstLine="0"/>
        <w:rPr>
          <w:ins w:author="Evann Rabeau" w:id="0" w:date="2026-07-09T12:59:37Z"/>
          <w:color w:val="222222"/>
          <w:highlight w:val="white"/>
          <w:rPrChange w:author="Evann Rabeau" w:id="1" w:date="2026-07-09T12:59:37Z">
            <w:rPr>
              <w:color w:val="222222"/>
              <w:highlight w:val="white"/>
            </w:rPr>
          </w:rPrChange>
        </w:rPr>
      </w:pPr>
      <w:ins w:author="Evann Rabeau" w:id="0" w:date="2026-07-09T12:59:37Z">
        <w:r w:rsidDel="00000000" w:rsidR="00000000" w:rsidRPr="00000000">
          <w:fldChar w:fldCharType="begin"/>
        </w:r>
        <w:r w:rsidDel="00000000" w:rsidR="00000000" w:rsidRPr="00000000">
          <w:instrText xml:space="preserve">HYPERLINK "https://www.cambridge.org/core/services/aop-cambridge-core/content/view/200C29870CECD0BCB0D611C6689E8C98/S2398063X24000307a.pdf/agenda-for-psychological-and-behavioural-science-of-transformative-behavioural-change.pdf"</w:instrText>
        </w:r>
        <w:r w:rsidDel="00000000" w:rsidR="00000000" w:rsidRPr="00000000">
          <w:fldChar w:fldCharType="separate"/>
        </w:r>
        <w:r w:rsidDel="00000000" w:rsidR="00000000" w:rsidRPr="00000000">
          <w:rPr>
            <w:color w:val="1155cc"/>
            <w:highlight w:val="white"/>
            <w:u w:val="single"/>
            <w:rtl w:val="0"/>
          </w:rPr>
          <w:t xml:space="preserve">cambridge.org/core/services/aop-cambridge-core/content/view/200C29870CECD0BCB0D611C6689E8C98/S2398063X24000307a.pdf/agenda-for-psychological-and-behavioural-science-of-transformative-behavioural-change.pdf</w:t>
        </w:r>
        <w:r w:rsidDel="00000000" w:rsidR="00000000" w:rsidRPr="00000000">
          <w:fldChar w:fldCharType="end"/>
        </w:r>
        <w:r w:rsidDel="00000000" w:rsidR="00000000" w:rsidRPr="00000000">
          <w:rPr>
            <w:color w:val="222222"/>
            <w:highlight w:val="white"/>
            <w:rtl w:val="0"/>
            <w:rPrChange w:author="Evann Rabeau" w:id="1" w:date="2026-07-09T12:59:37Z">
              <w:rPr>
                <w:color w:val="222222"/>
                <w:highlight w:val="white"/>
              </w:rPr>
            </w:rPrChange>
          </w:rPr>
          <w:t xml:space="preserve"> </w:t>
        </w:r>
      </w:ins>
    </w:p>
    <w:p w:rsidR="00000000" w:rsidDel="00000000" w:rsidP="00000000" w:rsidRDefault="00000000" w:rsidRPr="00000000" w14:paraId="0000015F">
      <w:pPr>
        <w:numPr>
          <w:ilvl w:val="0"/>
          <w:numId w:val="6"/>
        </w:numPr>
        <w:ind w:left="720" w:hanging="360"/>
        <w:rPr>
          <w:ins w:author="Evann Rabeau" w:id="0" w:date="2026-07-09T12:59:37Z"/>
          <w:color w:val="222222"/>
          <w:highlight w:val="white"/>
        </w:rPr>
      </w:pPr>
      <w:ins w:author="Evann Rabeau" w:id="0" w:date="2026-07-09T12:59:37Z">
        <w:r w:rsidDel="00000000" w:rsidR="00000000" w:rsidRPr="00000000">
          <w:rPr>
            <w:color w:val="222222"/>
            <w:highlight w:val="white"/>
            <w:rtl w:val="0"/>
            <w:rPrChange w:author="Evann Rabeau" w:id="1" w:date="2026-07-09T12:59:37Z">
              <w:rPr>
                <w:color w:val="222222"/>
                <w:highlight w:val="white"/>
              </w:rPr>
            </w:rPrChange>
          </w:rPr>
          <w:t xml:space="preserve">Howlett, M., &amp; Leong, C. (2022). What is behavioral in policy studies?: how far has the discipline moved beyond traditional utilitarianism?. </w:t>
        </w:r>
        <w:r w:rsidDel="00000000" w:rsidR="00000000" w:rsidRPr="00000000">
          <w:rPr>
            <w:i w:val="1"/>
            <w:iCs w:val="1"/>
            <w:color w:val="222222"/>
            <w:highlight w:val="white"/>
            <w:rtl w:val="0"/>
            <w:rPrChange w:author="Evann Rabeau" w:id="1" w:date="2026-07-09T12:59:37Z">
              <w:rPr>
                <w:color w:val="222222"/>
                <w:highlight w:val="white"/>
              </w:rPr>
            </w:rPrChange>
          </w:rPr>
          <w:t xml:space="preserve">Journal of Behavioral Public Administration</w:t>
        </w:r>
        <w:r w:rsidDel="00000000" w:rsidR="00000000" w:rsidRPr="00000000">
          <w:rPr>
            <w:color w:val="222222"/>
            <w:highlight w:val="white"/>
            <w:rtl w:val="0"/>
            <w:rPrChange w:author="Evann Rabeau" w:id="1" w:date="2026-07-09T12:59:37Z">
              <w:rPr>
                <w:color w:val="222222"/>
                <w:highlight w:val="white"/>
              </w:rPr>
            </w:rPrChange>
          </w:rPr>
          <w:t xml:space="preserve">, </w:t>
        </w:r>
        <w:r w:rsidDel="00000000" w:rsidR="00000000" w:rsidRPr="00000000">
          <w:rPr>
            <w:i w:val="1"/>
            <w:iCs w:val="1"/>
            <w:color w:val="222222"/>
            <w:highlight w:val="white"/>
            <w:rtl w:val="0"/>
            <w:rPrChange w:author="Evann Rabeau" w:id="1" w:date="2026-07-09T12:59:37Z">
              <w:rPr>
                <w:color w:val="222222"/>
                <w:highlight w:val="white"/>
              </w:rPr>
            </w:rPrChange>
          </w:rPr>
          <w:t xml:space="preserve">5</w:t>
        </w:r>
        <w:r w:rsidDel="00000000" w:rsidR="00000000" w:rsidRPr="00000000">
          <w:rPr>
            <w:color w:val="222222"/>
            <w:highlight w:val="white"/>
            <w:rtl w:val="0"/>
            <w:rPrChange w:author="Evann Rabeau" w:id="1" w:date="2026-07-09T12:59:37Z">
              <w:rPr>
                <w:color w:val="222222"/>
                <w:highlight w:val="white"/>
              </w:rPr>
            </w:rPrChange>
          </w:rPr>
          <w:t xml:space="preserve">(1).</w:t>
        </w:r>
        <w:r w:rsidDel="00000000" w:rsidR="00000000" w:rsidRPr="00000000">
          <w:rPr>
            <w:color w:val="222222"/>
            <w:highlight w:val="white"/>
            <w:rtl w:val="0"/>
            <w:rPrChange w:author="Evann Rabeau" w:id="1" w:date="2026-07-09T12:59:37Z">
              <w:rPr>
                <w:color w:val="222222"/>
                <w:highlight w:val="white"/>
              </w:rPr>
            </w:rPrChange>
          </w:rPr>
          <w:t xml:space="preserve"> </w:t>
        </w:r>
      </w:ins>
    </w:p>
    <w:p w:rsidR="00000000" w:rsidDel="00000000" w:rsidP="00000000" w:rsidRDefault="00000000" w:rsidRPr="00000000" w14:paraId="00000160">
      <w:pPr>
        <w:ind w:left="0" w:firstLine="0"/>
        <w:rPr>
          <w:ins w:author="Evann Rabeau" w:id="0" w:date="2026-07-09T12:59:37Z"/>
          <w:color w:val="222222"/>
          <w:highlight w:val="white"/>
          <w:rPrChange w:author="Evann Rabeau" w:id="1" w:date="2026-07-09T12:59:37Z">
            <w:rPr>
              <w:color w:val="222222"/>
              <w:highlight w:val="white"/>
            </w:rPr>
          </w:rPrChange>
        </w:rPr>
      </w:pPr>
      <w:ins w:author="Evann Rabeau" w:id="0" w:date="2026-07-09T12:59:37Z">
        <w:r w:rsidDel="00000000" w:rsidR="00000000" w:rsidRPr="00000000">
          <w:fldChar w:fldCharType="begin"/>
        </w:r>
        <w:r w:rsidDel="00000000" w:rsidR="00000000" w:rsidRPr="00000000">
          <w:instrText xml:space="preserve">HYPERLINK "https://journal-bpa.org/index.php/jbpa/article/view/292/136"</w:instrText>
        </w:r>
        <w:r w:rsidDel="00000000" w:rsidR="00000000" w:rsidRPr="00000000">
          <w:fldChar w:fldCharType="separate"/>
        </w:r>
        <w:r w:rsidDel="00000000" w:rsidR="00000000" w:rsidRPr="00000000">
          <w:rPr>
            <w:color w:val="1155cc"/>
            <w:highlight w:val="white"/>
            <w:u w:val="single"/>
            <w:rtl w:val="0"/>
          </w:rPr>
          <w:t xml:space="preserve">View of What is Behavioral in Policy Studies?</w:t>
        </w:r>
        <w:r w:rsidDel="00000000" w:rsidR="00000000" w:rsidRPr="00000000">
          <w:fldChar w:fldCharType="end"/>
        </w:r>
        <w:r w:rsidDel="00000000" w:rsidR="00000000" w:rsidRPr="00000000">
          <w:rPr>
            <w:color w:val="222222"/>
            <w:highlight w:val="white"/>
            <w:rtl w:val="0"/>
            <w:rPrChange w:author="Evann Rabeau" w:id="1" w:date="2026-07-09T12:59:37Z">
              <w:rPr>
                <w:color w:val="222222"/>
                <w:highlight w:val="white"/>
              </w:rPr>
            </w:rPrChange>
          </w:rPr>
          <w:t xml:space="preserve"> </w:t>
        </w:r>
      </w:ins>
    </w:p>
    <w:p w:rsidR="00000000" w:rsidDel="00000000" w:rsidP="00000000" w:rsidRDefault="00000000" w:rsidRPr="00000000" w14:paraId="00000161">
      <w:pPr>
        <w:numPr>
          <w:ilvl w:val="0"/>
          <w:numId w:val="6"/>
        </w:numPr>
        <w:ind w:left="720" w:hanging="360"/>
        <w:rPr>
          <w:ins w:author="Evann Rabeau" w:id="0" w:date="2026-07-09T12:59:37Z"/>
          <w:color w:val="222222"/>
          <w:highlight w:val="white"/>
        </w:rPr>
      </w:pPr>
      <w:ins w:author="Evann Rabeau" w:id="0" w:date="2026-07-09T12:59:37Z">
        <w:r w:rsidDel="00000000" w:rsidR="00000000" w:rsidRPr="00000000">
          <w:rPr>
            <w:color w:val="222222"/>
            <w:highlight w:val="white"/>
            <w:rtl w:val="0"/>
            <w:rPrChange w:author="Evann Rabeau" w:id="1" w:date="2026-07-09T12:59:37Z">
              <w:rPr>
                <w:color w:val="222222"/>
                <w:highlight w:val="white"/>
              </w:rPr>
            </w:rPrChange>
          </w:rPr>
          <w:t xml:space="preserve">Thaler, R. H., &amp; Ganser, L. J. (2015). Misbehaving: The making of behavioral economics.</w:t>
        </w:r>
        <w:r w:rsidDel="00000000" w:rsidR="00000000" w:rsidRPr="00000000">
          <w:rPr>
            <w:color w:val="222222"/>
            <w:highlight w:val="white"/>
            <w:rtl w:val="0"/>
            <w:rPrChange w:author="Evann Rabeau" w:id="1" w:date="2026-07-09T12:59:37Z">
              <w:rPr>
                <w:color w:val="222222"/>
                <w:highlight w:val="white"/>
              </w:rPr>
            </w:rPrChange>
          </w:rPr>
          <w:t xml:space="preserve"> </w:t>
        </w:r>
      </w:ins>
    </w:p>
    <w:p w:rsidR="00000000" w:rsidDel="00000000" w:rsidP="00000000" w:rsidRDefault="00000000" w:rsidRPr="00000000" w14:paraId="00000162">
      <w:pPr>
        <w:ind w:left="0" w:firstLine="0"/>
        <w:rPr>
          <w:ins w:author="Evann Rabeau" w:id="0" w:date="2026-07-09T12:59:37Z"/>
          <w:color w:val="222222"/>
          <w:highlight w:val="white"/>
          <w:rPrChange w:author="Evann Rabeau" w:id="1" w:date="2026-07-09T12:59:37Z">
            <w:rPr>
              <w:color w:val="222222"/>
              <w:highlight w:val="white"/>
            </w:rPr>
          </w:rPrChange>
        </w:rPr>
      </w:pPr>
      <w:ins w:author="Evann Rabeau" w:id="0" w:date="2026-07-09T12:59:37Z">
        <w:r w:rsidDel="00000000" w:rsidR="00000000" w:rsidRPr="00000000">
          <w:fldChar w:fldCharType="begin"/>
        </w:r>
        <w:r w:rsidDel="00000000" w:rsidR="00000000" w:rsidRPr="00000000">
          <w:instrText xml:space="preserve">HYPERLINK "https://www.edelweissmf.com/Files/Insigths/booksummary/pdf/EdelweissMF_BookSummary_Misbehaving_Investor.pdf"</w:instrText>
        </w:r>
        <w:r w:rsidDel="00000000" w:rsidR="00000000" w:rsidRPr="00000000">
          <w:fldChar w:fldCharType="separate"/>
        </w:r>
        <w:r w:rsidDel="00000000" w:rsidR="00000000" w:rsidRPr="00000000">
          <w:rPr>
            <w:color w:val="1155cc"/>
            <w:highlight w:val="white"/>
            <w:u w:val="single"/>
            <w:rtl w:val="0"/>
          </w:rPr>
          <w:t xml:space="preserve">edelweissmf.com/Files/Insigths/booksummary/pdf/EdelweissMF_BookSummary_Misbehaving_Investor.pdf</w:t>
        </w:r>
        <w:r w:rsidDel="00000000" w:rsidR="00000000" w:rsidRPr="00000000">
          <w:fldChar w:fldCharType="end"/>
        </w:r>
        <w:r w:rsidDel="00000000" w:rsidR="00000000" w:rsidRPr="00000000">
          <w:rPr>
            <w:color w:val="222222"/>
            <w:highlight w:val="white"/>
            <w:rtl w:val="0"/>
            <w:rPrChange w:author="Evann Rabeau" w:id="1" w:date="2026-07-09T12:59:37Z">
              <w:rPr>
                <w:color w:val="222222"/>
                <w:highlight w:val="white"/>
              </w:rPr>
            </w:rPrChange>
          </w:rPr>
          <w:t xml:space="preserve"> </w:t>
        </w:r>
      </w:ins>
    </w:p>
    <w:p w:rsidR="00000000" w:rsidDel="00000000" w:rsidP="00000000" w:rsidRDefault="00000000" w:rsidRPr="00000000" w14:paraId="00000163">
      <w:pPr>
        <w:numPr>
          <w:ilvl w:val="0"/>
          <w:numId w:val="6"/>
        </w:numPr>
        <w:ind w:left="720" w:hanging="360"/>
        <w:rPr>
          <w:ins w:author="Evann Rabeau" w:id="0" w:date="2026-07-09T12:59:37Z"/>
          <w:color w:val="222222"/>
          <w:highlight w:val="white"/>
        </w:rPr>
      </w:pPr>
      <w:ins w:author="Evann Rabeau" w:id="0" w:date="2026-07-09T12:59:37Z">
        <w:r w:rsidDel="00000000" w:rsidR="00000000" w:rsidRPr="00000000">
          <w:rPr>
            <w:color w:val="222222"/>
            <w:highlight w:val="white"/>
            <w:rtl w:val="0"/>
            <w:rPrChange w:author="Evann Rabeau" w:id="1" w:date="2026-07-09T12:59:37Z">
              <w:rPr>
                <w:color w:val="222222"/>
                <w:highlight w:val="white"/>
              </w:rPr>
            </w:rPrChange>
          </w:rPr>
          <w:t xml:space="preserve">OECD (2017), Behavioural Insights and Public Policy: Lessons from Around the World, OECD Publishing,Paris.http://dx.doi.org/10.1787/9789264270480-en.</w:t>
        </w:r>
      </w:ins>
    </w:p>
    <w:p w:rsidR="00000000" w:rsidDel="00000000" w:rsidP="00000000" w:rsidRDefault="00000000" w:rsidRPr="00000000" w14:paraId="00000164">
      <w:pPr>
        <w:ind w:left="0" w:firstLine="0"/>
        <w:rPr>
          <w:ins w:author="Evann Rabeau" w:id="0" w:date="2026-07-09T12:59:37Z"/>
          <w:color w:val="222222"/>
          <w:highlight w:val="white"/>
          <w:rPrChange w:author="Evann Rabeau" w:id="1" w:date="2026-07-09T12:59:37Z">
            <w:rPr>
              <w:color w:val="222222"/>
              <w:highlight w:val="white"/>
            </w:rPr>
          </w:rPrChange>
        </w:rPr>
      </w:pPr>
      <w:ins w:author="Evann Rabeau" w:id="0" w:date="2026-07-09T12:59:37Z">
        <w:r w:rsidDel="00000000" w:rsidR="00000000" w:rsidRPr="00000000">
          <w:fldChar w:fldCharType="begin"/>
        </w:r>
        <w:r w:rsidDel="00000000" w:rsidR="00000000" w:rsidRPr="00000000">
          <w:instrText xml:space="preserve">HYPERLINK "https://www.oecd.org/content/dam/oecd/en/publications/reports/2017/03/behavioural-insights-and-public-policy_g1g7590e/9789264270480-en.pdf"</w:instrText>
        </w:r>
        <w:r w:rsidDel="00000000" w:rsidR="00000000" w:rsidRPr="00000000">
          <w:fldChar w:fldCharType="separate"/>
        </w:r>
        <w:r w:rsidDel="00000000" w:rsidR="00000000" w:rsidRPr="00000000">
          <w:rPr>
            <w:color w:val="1155cc"/>
            <w:highlight w:val="white"/>
            <w:u w:val="single"/>
            <w:rtl w:val="0"/>
          </w:rPr>
          <w:t xml:space="preserve">oecd.org/content/dam/oecd/en/publications/reports/2017/03/behavioural-insights-and-public-policy_g1g7590e/9789264270480-en.pdf</w:t>
        </w:r>
        <w:r w:rsidDel="00000000" w:rsidR="00000000" w:rsidRPr="00000000">
          <w:fldChar w:fldCharType="end"/>
        </w:r>
        <w:r w:rsidDel="00000000" w:rsidR="00000000" w:rsidRPr="00000000">
          <w:rPr>
            <w:color w:val="222222"/>
            <w:highlight w:val="white"/>
            <w:rtl w:val="0"/>
            <w:rPrChange w:author="Evann Rabeau" w:id="1" w:date="2026-07-09T12:59:37Z">
              <w:rPr>
                <w:color w:val="222222"/>
                <w:highlight w:val="white"/>
              </w:rPr>
            </w:rPrChange>
          </w:rPr>
          <w:t xml:space="preserve"> </w:t>
        </w:r>
      </w:ins>
    </w:p>
    <w:p w:rsidR="00000000" w:rsidDel="00000000" w:rsidP="00000000" w:rsidRDefault="00000000" w:rsidRPr="00000000" w14:paraId="00000165">
      <w:pPr>
        <w:numPr>
          <w:ilvl w:val="0"/>
          <w:numId w:val="6"/>
        </w:numPr>
        <w:ind w:left="720" w:hanging="360"/>
        <w:rPr>
          <w:color w:val="222222"/>
          <w:highlight w:val="white"/>
          <w:rPrChange w:author="Evann Rabeau" w:id="1" w:date="2026-07-09T12:59:37Z">
            <w:rPr/>
          </w:rPrChange>
        </w:rPr>
        <w:pPrChange w:author="Evann Rabeau" w:id="0" w:date="2026-07-09T12:59:37Z">
          <w:pPr/>
        </w:pPrChange>
      </w:pPr>
      <w:ins w:author="Evann Rabeau" w:id="0" w:date="2026-07-09T12:59:37Z">
        <w:r w:rsidDel="00000000" w:rsidR="00000000" w:rsidRPr="00000000">
          <w:rPr>
            <w:rFonts w:ascii="Roboto" w:cs="Roboto" w:eastAsia="Roboto" w:hAnsi="Roboto"/>
            <w:color w:val="181817"/>
            <w:shd w:fill="cae7ff" w:val="clear"/>
            <w:rtl w:val="0"/>
            <w:rPrChange w:author="Evann Rabeau" w:id="1" w:date="2026-07-09T12:59:37Z">
              <w:rPr>
                <w:color w:val="222222"/>
                <w:highlight w:val="white"/>
              </w:rPr>
            </w:rPrChange>
          </w:rPr>
          <w:t xml:space="preserve">Vickers, G. (1964). The Psychology of Policy Making and Social Change: The Thirty-Eighth Maudsley Lecture, delivered before the Royal Medico-Psychological Association, 15 November, 1963. </w:t>
        </w:r>
        <w:r w:rsidDel="00000000" w:rsidR="00000000" w:rsidRPr="00000000">
          <w:rPr>
            <w:rFonts w:ascii="Roboto" w:cs="Roboto" w:eastAsia="Roboto" w:hAnsi="Roboto"/>
            <w:i w:val="1"/>
            <w:iCs w:val="1"/>
            <w:color w:val="181817"/>
            <w:shd w:fill="cae7ff" w:val="clear"/>
            <w:rtl w:val="0"/>
            <w:rPrChange w:author="Evann Rabeau" w:id="1" w:date="2026-07-09T12:59:37Z">
              <w:rPr>
                <w:color w:val="222222"/>
                <w:highlight w:val="white"/>
              </w:rPr>
            </w:rPrChange>
          </w:rPr>
          <w:t xml:space="preserve">British Journal of Psychiatry</w:t>
        </w:r>
        <w:r w:rsidDel="00000000" w:rsidR="00000000" w:rsidRPr="00000000">
          <w:rPr>
            <w:rFonts w:ascii="Roboto" w:cs="Roboto" w:eastAsia="Roboto" w:hAnsi="Roboto"/>
            <w:color w:val="181817"/>
            <w:shd w:fill="cae7ff" w:val="clear"/>
            <w:rtl w:val="0"/>
            <w:rPrChange w:author="Evann Rabeau" w:id="1" w:date="2026-07-09T12:59:37Z">
              <w:rPr>
                <w:color w:val="222222"/>
                <w:highlight w:val="white"/>
              </w:rPr>
            </w:rPrChange>
          </w:rPr>
          <w:t xml:space="preserve">, </w:t>
        </w:r>
        <w:r w:rsidDel="00000000" w:rsidR="00000000" w:rsidRPr="00000000">
          <w:rPr>
            <w:rFonts w:ascii="Roboto" w:cs="Roboto" w:eastAsia="Roboto" w:hAnsi="Roboto"/>
            <w:i w:val="1"/>
            <w:iCs w:val="1"/>
            <w:color w:val="181817"/>
            <w:shd w:fill="cae7ff" w:val="clear"/>
            <w:rtl w:val="0"/>
            <w:rPrChange w:author="Evann Rabeau" w:id="1" w:date="2026-07-09T12:59:37Z">
              <w:rPr>
                <w:color w:val="222222"/>
                <w:highlight w:val="white"/>
              </w:rPr>
            </w:rPrChange>
          </w:rPr>
          <w:t xml:space="preserve">110</w:t>
        </w:r>
        <w:r w:rsidDel="00000000" w:rsidR="00000000" w:rsidRPr="00000000">
          <w:rPr>
            <w:rFonts w:ascii="Roboto" w:cs="Roboto" w:eastAsia="Roboto" w:hAnsi="Roboto"/>
            <w:color w:val="181817"/>
            <w:shd w:fill="cae7ff" w:val="clear"/>
            <w:rtl w:val="0"/>
            <w:rPrChange w:author="Evann Rabeau" w:id="1" w:date="2026-07-09T12:59:37Z">
              <w:rPr>
                <w:color w:val="222222"/>
                <w:highlight w:val="white"/>
              </w:rPr>
            </w:rPrChange>
          </w:rPr>
          <w:t xml:space="preserve">(467), 465–477. doi:10.1192/bjp.110.467.465</w:t>
        </w:r>
      </w:ins>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link.springer.com/content/pdf/10.1186/s12889-024-18270-x.pdf" TargetMode="External"/><Relationship Id="rId190" Type="http://schemas.openxmlformats.org/officeDocument/2006/relationships/hyperlink" Target="https://www.tandfonline.com/doi/full/10.1080/09544828.2025.2524271" TargetMode="External"/><Relationship Id="rId42" Type="http://schemas.openxmlformats.org/officeDocument/2006/relationships/hyperlink" Target="https://www.cambridge.org/core/services/aop-cambridge-core/content/view/CB945AC75691B12619D7C0F08A78B0CD/S2398063X25000090a.pdf/moving_from_nudging_to_boosting_empowering_behaviour_change_to_address_global_challenges.pdf" TargetMode="External"/><Relationship Id="rId41" Type="http://schemas.openxmlformats.org/officeDocument/2006/relationships/hyperlink" Target="https://rare.org/wp-content/uploads/2025/03/2025-03-solutions-to-plasticpollution-with-community-based-behavior-change.pdf" TargetMode="External"/><Relationship Id="rId44" Type="http://schemas.openxmlformats.org/officeDocument/2006/relationships/hyperlink" Target="https://www.cambridge.org/core/services/aop-cambridge-core/content/view/C0508175875B444E0040D5A65F926FB8/S2398063X23000155a.pdf/behavioural_public_policies_for_the_social_brain.pdf" TargetMode="External"/><Relationship Id="rId194" Type="http://schemas.openxmlformats.org/officeDocument/2006/relationships/hyperlink" Target="https://researchonline.lse.ac.uk/id/eprint/129045/" TargetMode="External"/><Relationship Id="rId43" Type="http://schemas.openxmlformats.org/officeDocument/2006/relationships/hyperlink" Target="https://link.springer.com/article/10.1007/s11299-025-00361-w" TargetMode="External"/><Relationship Id="rId193" Type="http://schemas.openxmlformats.org/officeDocument/2006/relationships/hyperlink" Target="https://link.springer.com/article/10.1007/s11625-024-01482-w" TargetMode="External"/><Relationship Id="rId46" Type="http://schemas.openxmlformats.org/officeDocument/2006/relationships/hyperlink" Target="https://link.springer.com/article/10.3758/s13423-024-02613-1" TargetMode="External"/><Relationship Id="rId192" Type="http://schemas.openxmlformats.org/officeDocument/2006/relationships/hyperlink" Target="https://www.cell.com/action/showPdf?pii=S2590-3322%2821%2900535-2" TargetMode="External"/><Relationship Id="rId45" Type="http://schemas.openxmlformats.org/officeDocument/2006/relationships/hyperlink" Target="https://www.nature.com/articles/s44260-025-00037-z.pdf" TargetMode="External"/><Relationship Id="rId191" Type="http://schemas.openxmlformats.org/officeDocument/2006/relationships/hyperlink" Target="https://link.springer.com/chapter/10.1007/978-981-96-7316-2_30" TargetMode="External"/><Relationship Id="rId48" Type="http://schemas.openxmlformats.org/officeDocument/2006/relationships/hyperlink" Target="https://www.cambridge.org/core/services/aop-cambridge-core/content/view/635380AEB0AA7AA0C2568A7EAA527DA1/S2398063X24000204a.pdf/div-class-title-hallsworth-s-manifesto-through-a-cultural-theory-lens-div.pdf" TargetMode="External"/><Relationship Id="rId187" Type="http://schemas.openxmlformats.org/officeDocument/2006/relationships/hyperlink" Target="https://www.sciencedirect.com/science/article/pii/S2949790625001922" TargetMode="External"/><Relationship Id="rId47" Type="http://schemas.openxmlformats.org/officeDocument/2006/relationships/hyperlink" Target="https://www.sciencedirect.com/science/article/pii/S2352250X24001866" TargetMode="External"/><Relationship Id="rId186" Type="http://schemas.openxmlformats.org/officeDocument/2006/relationships/hyperlink" Target="https://www.academia.edu/125916406/Social_Movements_Social_Change_and_International_Cooperation_Strategic_Insights_from_Latin_America_and_the_Caribbean" TargetMode="External"/><Relationship Id="rId185" Type="http://schemas.openxmlformats.org/officeDocument/2006/relationships/hyperlink" Target="https://www.frontiersin.org/journals/psychology/articles/10.3389/fpsyg.2025.1505676/full" TargetMode="External"/><Relationship Id="rId49" Type="http://schemas.openxmlformats.org/officeDocument/2006/relationships/hyperlink" Target="https://link.springer.com/chapter/10.1007/978-3-031-83305-2_6" TargetMode="External"/><Relationship Id="rId184" Type="http://schemas.openxmlformats.org/officeDocument/2006/relationships/hyperlink" Target="https://helda.helsinki.fi/bitstreams/980325e9-4519-435e-848e-84acd5363fa4/download" TargetMode="External"/><Relationship Id="rId189" Type="http://schemas.openxmlformats.org/officeDocument/2006/relationships/hyperlink" Target="https://www.tandfonline.com/doi/pdf/10.1080/09544828.2024.2322897" TargetMode="External"/><Relationship Id="rId188" Type="http://schemas.openxmlformats.org/officeDocument/2006/relationships/hyperlink" Target="https://www.tandfonline.com/doi/pdf/10.1080/17437199.2022.2146598" TargetMode="External"/><Relationship Id="rId31" Type="http://schemas.openxmlformats.org/officeDocument/2006/relationships/hyperlink" Target="https://link.springer.com/article/10.1007/s11299-025-00333-0" TargetMode="External"/><Relationship Id="rId30" Type="http://schemas.openxmlformats.org/officeDocument/2006/relationships/hyperlink" Target="https://www.tandfonline.com/doi/pdf/10.1080/0731129X.2025.2530278" TargetMode="External"/><Relationship Id="rId33" Type="http://schemas.openxmlformats.org/officeDocument/2006/relationships/hyperlink" Target="https://pmc.ncbi.nlm.nih.gov/articles/PMC8928154/" TargetMode="External"/><Relationship Id="rId183" Type="http://schemas.openxmlformats.org/officeDocument/2006/relationships/hyperlink" Target="https://www.cell.com/one-earth/fulltext/S2590-3322%2821%2900535-2" TargetMode="External"/><Relationship Id="rId32" Type="http://schemas.openxmlformats.org/officeDocument/2006/relationships/hyperlink" Target="https://www.nature.com/articles/s41586-023-06840-9" TargetMode="External"/><Relationship Id="rId182" Type="http://schemas.openxmlformats.org/officeDocument/2006/relationships/hyperlink" Target="https://www.researchgate.net/profile/Azmat-Islam/publication/385652654_Empowering_Collective_Intentionality_A_Framework_for_Social_Change_Through_Group_Consciousness/links/672deed777f274616d640c8d/Empowering-Collective-Intentionality-A-Framework-for-Social-Change-Through-Group-Consciousness.pdf" TargetMode="External"/><Relationship Id="rId35" Type="http://schemas.openxmlformats.org/officeDocument/2006/relationships/hyperlink" Target="https://www.cambridge.org/core/journals/behavioural-public-policy/article/what-are-we-forgetting/677B635D8C51E4201D8598517A4F79C5" TargetMode="External"/><Relationship Id="rId181" Type="http://schemas.openxmlformats.org/officeDocument/2006/relationships/hyperlink" Target="https://osf.io/preprints/psyarxiv/qxa4n_v2" TargetMode="External"/><Relationship Id="rId34" Type="http://schemas.openxmlformats.org/officeDocument/2006/relationships/hyperlink" Target="https://scitechdaily.com/18-out-of-19-how-behavioral-science-nailed-it-in-covid-policymaking/" TargetMode="External"/><Relationship Id="rId180" Type="http://schemas.openxmlformats.org/officeDocument/2006/relationships/hyperlink" Target="https://www.annualreviews.org/content/journals/10.1146/annurev-psych-013125-042110" TargetMode="External"/><Relationship Id="rId37" Type="http://schemas.openxmlformats.org/officeDocument/2006/relationships/hyperlink" Target="https://www.cambridge.org/core/services/aop-cambridge-core/content/view/86DDA762087208E5BCEB2188D42FFC80/S2398063X20000366a.pdf/simple_nudges_that_are_not_so_easy.pdf" TargetMode="External"/><Relationship Id="rId176" Type="http://schemas.openxmlformats.org/officeDocument/2006/relationships/hyperlink" Target="https://osf.io/preprints/psyarxiv/qxa4n_v2" TargetMode="External"/><Relationship Id="rId36" Type="http://schemas.openxmlformats.org/officeDocument/2006/relationships/hyperlink" Target="https://www.uece.br/ppgcc/wp-content/uploads/sites/55/2020/08/Artigo-3-1.pdf" TargetMode="External"/><Relationship Id="rId175" Type="http://schemas.openxmlformats.org/officeDocument/2006/relationships/hyperlink" Target="https://www.bps.org.uk/psychologist/how-do-you-change-behaviour-world" TargetMode="External"/><Relationship Id="rId39" Type="http://schemas.openxmlformats.org/officeDocument/2006/relationships/hyperlink" Target="https://www.ejpe.org/journal/article/view/1075" TargetMode="External"/><Relationship Id="rId174" Type="http://schemas.openxmlformats.org/officeDocument/2006/relationships/hyperlink" Target="https://www.nature.com/articles/s41586-023-06840-9.pdf" TargetMode="External"/><Relationship Id="rId38" Type="http://schemas.openxmlformats.org/officeDocument/2006/relationships/hyperlink" Target="https://www.cambridge.org/core/journals/behavioural-public-policy/article/future-of-behavioral-insights-on-the-importance-of-socially-situated-nudges/1A25D44C1DF077C25371FC9AD97F399B" TargetMode="External"/><Relationship Id="rId173" Type="http://schemas.openxmlformats.org/officeDocument/2006/relationships/hyperlink" Target="https://www.unicef.org/wca/media/7706/file/Modele-des-facteurs-comportementaux.pdf" TargetMode="External"/><Relationship Id="rId179" Type="http://schemas.openxmlformats.org/officeDocument/2006/relationships/hyperlink" Target="https://www.mdpi.com/2076-328X/14/8/730" TargetMode="External"/><Relationship Id="rId178" Type="http://schemas.openxmlformats.org/officeDocument/2006/relationships/hyperlink" Target="https://www.frontiersin.org/journals/psychology/articles/10.3389/fpsyg.2025.1505676/full" TargetMode="External"/><Relationship Id="rId177" Type="http://schemas.openxmlformats.org/officeDocument/2006/relationships/hyperlink" Target="https://www.sciencedirect.com/science/article/abs/pii/S2352154624001268" TargetMode="External"/><Relationship Id="rId20" Type="http://schemas.openxmlformats.org/officeDocument/2006/relationships/hyperlink" Target="https://www.science.org/doi/10.1126/sciadv.adj5778" TargetMode="External"/><Relationship Id="rId22" Type="http://schemas.openxmlformats.org/officeDocument/2006/relationships/hyperlink" Target="https://research.rug.nl/files/255952061/91829755_8284903_s41562_022_01473_w.pdf" TargetMode="External"/><Relationship Id="rId21" Type="http://schemas.openxmlformats.org/officeDocument/2006/relationships/hyperlink" Target="https://www.sciencedirect.com/science/article/pii/S0301479725020948" TargetMode="External"/><Relationship Id="rId24" Type="http://schemas.openxmlformats.org/officeDocument/2006/relationships/hyperlink" Target="https://www.annualreviews.org/docserver/fulltext/psych/76/1/annurev-psych-020124-114222.pdf" TargetMode="External"/><Relationship Id="rId23" Type="http://schemas.openxmlformats.org/officeDocument/2006/relationships/hyperlink" Target="https://www.annualreviews.org/docserver/fulltext/psych/76/1/annurev-psych-020124-114222.pdf" TargetMode="External"/><Relationship Id="rId26" Type="http://schemas.openxmlformats.org/officeDocument/2006/relationships/hyperlink" Target="https://stem.elearning.unipd.it/pluginfile.php/824674/mod_resource/content/1/Realizing%20the%20full%20potential%20of%20behavioural%20science%20for%20climate%20change%20mitigation.pdf" TargetMode="External"/><Relationship Id="rId25" Type="http://schemas.openxmlformats.org/officeDocument/2006/relationships/hyperlink" Target="https://osf.io/preprints/psyarxiv/x6473_v1" TargetMode="External"/><Relationship Id="rId28" Type="http://schemas.openxmlformats.org/officeDocument/2006/relationships/hyperlink" Target="https://www.sciencedirect.com/science/article/pii/S266701002400218X" TargetMode="External"/><Relationship Id="rId27" Type="http://schemas.openxmlformats.org/officeDocument/2006/relationships/hyperlink" Target="https://www.sciencedirect.com/science/article/pii/S266701002400218X" TargetMode="External"/><Relationship Id="rId29" Type="http://schemas.openxmlformats.org/officeDocument/2006/relationships/hyperlink" Target="https://www.nature.com/articles/s41599-025-04608-2.pdf" TargetMode="External"/><Relationship Id="rId11" Type="http://schemas.openxmlformats.org/officeDocument/2006/relationships/hyperlink" Target="https://research.vu.nl/ws/portalfiles/portal/334813850/Nudge_Putting_citizens_at_the_heart_of_behavioural_public_policy.pdf" TargetMode="External"/><Relationship Id="rId10" Type="http://schemas.openxmlformats.org/officeDocument/2006/relationships/hyperlink" Target="https://journals.sagepub.com/doi/abs/10.1177/23727322241275147" TargetMode="External"/><Relationship Id="rId13" Type="http://schemas.openxmlformats.org/officeDocument/2006/relationships/hyperlink" Target="https://www.taylorfrancis.com/chapters/edit/10.4324/9781032719979-6/heuristics-biases-post-truth-era%E2%80%94a-piece-advice-policy-makers-jakub-krawiec-pawe%C5%82-%C5%9Bliwowski" TargetMode="External"/><Relationship Id="rId12" Type="http://schemas.openxmlformats.org/officeDocument/2006/relationships/hyperlink" Target="https://www.mdpi.com/2076-328X/15/6/831" TargetMode="External"/><Relationship Id="rId15" Type="http://schemas.openxmlformats.org/officeDocument/2006/relationships/hyperlink" Target="https://bristoluniversitypressdigital.com/view/journals/evp/20/2/article-p141.xml" TargetMode="External"/><Relationship Id="rId198" Type="http://schemas.openxmlformats.org/officeDocument/2006/relationships/hyperlink" Target="https://www.thekids.org.au/globalassets/media/documents/aboriginal-health/working-together-second-edition/wt-part-1-chapt-3-final.pdf" TargetMode="External"/><Relationship Id="rId14" Type="http://schemas.openxmlformats.org/officeDocument/2006/relationships/hyperlink" Target="https://muse.jhu.edu/article/696803" TargetMode="External"/><Relationship Id="rId197" Type="http://schemas.openxmlformats.org/officeDocument/2006/relationships/hyperlink" Target="https://www.jbs.cam.ac.uk/wp-content/uploads/2023/05/cbrwp432.pdf" TargetMode="External"/><Relationship Id="rId17" Type="http://schemas.openxmlformats.org/officeDocument/2006/relationships/hyperlink" Target="https://osf.io/preprints/psyarxiv/anz3q_v1" TargetMode="External"/><Relationship Id="rId196" Type="http://schemas.openxmlformats.org/officeDocument/2006/relationships/hyperlink" Target="https://ppc.sas.upenn.edu/sites/default/files/wellbeingpublicpolicy.pdf" TargetMode="External"/><Relationship Id="rId16" Type="http://schemas.openxmlformats.org/officeDocument/2006/relationships/hyperlink" Target="https://bristoluniversitypressdigital.com/view/journals/pp/46/1/article-p101.xml" TargetMode="External"/><Relationship Id="rId195" Type="http://schemas.openxmlformats.org/officeDocument/2006/relationships/hyperlink" Target="https://idl-bnc-idrc.dspacedirect.org/server/api/core/bitstreams/a90ad51f-660d-4926-ae08-4cc59e450a4b/content" TargetMode="External"/><Relationship Id="rId19" Type="http://schemas.openxmlformats.org/officeDocument/2006/relationships/hyperlink" Target="https://wellcomeopenresearch.org/articles/10-691" TargetMode="External"/><Relationship Id="rId18" Type="http://schemas.openxmlformats.org/officeDocument/2006/relationships/hyperlink" Target="https://rogerswannell.com/wp-content/uploads/2024/05/s44159-024-00305-0.pdf" TargetMode="External"/><Relationship Id="rId199" Type="http://schemas.openxmlformats.org/officeDocument/2006/relationships/hyperlink" Target="https://scholar.google.fr/scholar?cites=11771152283310732914" TargetMode="External"/><Relationship Id="rId84" Type="http://schemas.openxmlformats.org/officeDocument/2006/relationships/hyperlink" Target="https://splsportugal.com/wp-content/uploads/2025/02/1738931955854.pdf" TargetMode="External"/><Relationship Id="rId83" Type="http://schemas.openxmlformats.org/officeDocument/2006/relationships/hyperlink" Target="https://www.unescap.org/sites/default/d8files/knowledge-products/Behavoural%20science%20working%20paper_edited_10_Dec_V2_0.pdf" TargetMode="External"/><Relationship Id="rId86" Type="http://schemas.openxmlformats.org/officeDocument/2006/relationships/hyperlink" Target="https://www.cambridge.org/core/elements/abs/designing-behavioural-insights-for-policy/FB26DC74671851760BF0F44EE405CB62" TargetMode="External"/><Relationship Id="rId85" Type="http://schemas.openxmlformats.org/officeDocument/2006/relationships/hyperlink" Target="https://www.cambridge.org/core/elements/abs/designing-behavioural-insights-for-policy/FB26DC74671851760BF0F44EE405CB62" TargetMode="External"/><Relationship Id="rId88" Type="http://schemas.openxmlformats.org/officeDocument/2006/relationships/hyperlink" Target="https://bppblog.com/2024/10/28/behavioural-public-policy-a-personal-history/" TargetMode="External"/><Relationship Id="rId150" Type="http://schemas.openxmlformats.org/officeDocument/2006/relationships/hyperlink" Target="https://www.nature.com/articles/s41599-025-04708-z" TargetMode="External"/><Relationship Id="rId87" Type="http://schemas.openxmlformats.org/officeDocument/2006/relationships/hyperlink" Target="https://pmc.ncbi.nlm.nih.gov/articles/PMC10013234/?utm_source=chatgpt.com" TargetMode="External"/><Relationship Id="rId89" Type="http://schemas.openxmlformats.org/officeDocument/2006/relationships/hyperlink" Target="https://bidenwhitehouse.archives.gov/wp-content/uploads/2024/05/Blueprint-for-the-Use-of-Social-and-Behavioral-Science-to-Advance-Evidence-Based-Policymaking.pdf" TargetMode="External"/><Relationship Id="rId80" Type="http://schemas.openxmlformats.org/officeDocument/2006/relationships/hyperlink" Target="https://www.researchgate.net/profile/Yaser-Sobhanifard/publication/373205799_A_systematic_review_of_behavioral_public_policy_research_origins_mechanisms_and_outcomes/links/6847e2d9d1054b0207fb29bb/A-systematic-review-of-behavioral-public-policy-research-origins-mechanisms-and-outcomes.pdf" TargetMode="External"/><Relationship Id="rId82" Type="http://schemas.openxmlformats.org/officeDocument/2006/relationships/hyperlink" Target="https://www.smsjournal.ir/article_163804.html" TargetMode="External"/><Relationship Id="rId81" Type="http://schemas.openxmlformats.org/officeDocument/2006/relationships/hyperlink" Target="https://journals.sagepub.com/doi/pdf/10.1177/009539972311803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nature.com/articles/s44159-024-00398-7" TargetMode="External"/><Relationship Id="rId4" Type="http://schemas.openxmlformats.org/officeDocument/2006/relationships/numbering" Target="numbering.xml"/><Relationship Id="rId148" Type="http://schemas.openxmlformats.org/officeDocument/2006/relationships/hyperlink" Target="https://cognition.princeton.edu/sites/g/files/toruqf3386/files/documents/OktarLombrozo-NatureReviews-2025.pdf" TargetMode="External"/><Relationship Id="rId9" Type="http://schemas.openxmlformats.org/officeDocument/2006/relationships/hyperlink" Target="https://eprints.lse.ac.uk/125441/1/BanerjeeGalizzifinalpublishedversion.pdf" TargetMode="External"/><Relationship Id="rId143" Type="http://schemas.openxmlformats.org/officeDocument/2006/relationships/hyperlink" Target="https://www.sciencedirect.com/science/article/pii/S0190740923003043" TargetMode="External"/><Relationship Id="rId142" Type="http://schemas.openxmlformats.org/officeDocument/2006/relationships/hyperlink" Target="https://ajph.aphapublications.org/doi/full/10.2105/AJPH.2013.301301" TargetMode="External"/><Relationship Id="rId141" Type="http://schemas.openxmlformats.org/officeDocument/2006/relationships/image" Target="media/image2.png"/><Relationship Id="rId140" Type="http://schemas.openxmlformats.org/officeDocument/2006/relationships/image" Target="media/image1.png"/><Relationship Id="rId5" Type="http://schemas.openxmlformats.org/officeDocument/2006/relationships/styles" Target="styles.xml"/><Relationship Id="rId147" Type="http://schemas.openxmlformats.org/officeDocument/2006/relationships/hyperlink" Target="https://www.sciencedirect.com/science/article/pii/S2352154625000221" TargetMode="External"/><Relationship Id="rId6" Type="http://schemas.openxmlformats.org/officeDocument/2006/relationships/hyperlink" Target="https://www.cambridge.org/core/journals/behavioural-public-policy/article/rationality-wars-a-personal-reflection/3D2EA145E5C7EFEE9EE7A910325EE6AC" TargetMode="External"/><Relationship Id="rId146" Type="http://schemas.openxmlformats.org/officeDocument/2006/relationships/hyperlink" Target="https://www.sciencedirect.com/science/article/abs/pii/S2352154625000476" TargetMode="External"/><Relationship Id="rId7" Type="http://schemas.openxmlformats.org/officeDocument/2006/relationships/hyperlink" Target="https://www.cambridge.org/core/services/aop-cambridge-core/content/view/7899D67F250401D6D95CCA56A317E378/S2398063X2400006Xa.pdf/div-class-title-it-s-time-we-put-agency-into-behavioural-public-policy-div.pdf" TargetMode="External"/><Relationship Id="rId145" Type="http://schemas.openxmlformats.org/officeDocument/2006/relationships/hyperlink" Target="https://www.sciencedirect.com/science/article/abs/pii/S2352154625000476" TargetMode="External"/><Relationship Id="rId8" Type="http://schemas.openxmlformats.org/officeDocument/2006/relationships/hyperlink" Target="https://journal-bpa.org/index.php/jbpa/article/view/220" TargetMode="External"/><Relationship Id="rId144" Type="http://schemas.openxmlformats.org/officeDocument/2006/relationships/hyperlink" Target="https://www.annualreviews.org/docserver/fulltext/psych/73/1/annurev-psych-020821-011744.pdf?expires=1746694251&amp;id=id&amp;accname=guest&amp;checksum=5C537E9FDEA5CE6CBF8E1F9D633EC297" TargetMode="External"/><Relationship Id="rId73" Type="http://schemas.openxmlformats.org/officeDocument/2006/relationships/hyperlink" Target="https://www.cambridge.org/core/journals/behavioural-public-policy/article/putting-the-public-back-in-behavioral-public-policy/41428621861DC089793081A0BD9569CC" TargetMode="External"/><Relationship Id="rId72" Type="http://schemas.openxmlformats.org/officeDocument/2006/relationships/hyperlink" Target="https://www.cambridge.org/core/journals/behavioural-public-policy/article/narrative-that-should-guide-applied-behavioural-science/DCCC48E60FFF82AD0905C3EB804B5E36" TargetMode="External"/><Relationship Id="rId75" Type="http://schemas.openxmlformats.org/officeDocument/2006/relationships/hyperlink" Target="https://www.oecd.org/content/dam/oecd/en/publications/reports/2024/05/logic-good-practice-principles-for-mainstreaming-behavioural-public-policy_ebf351bd/6cb52de2-en.pdf" TargetMode="External"/><Relationship Id="rId74" Type="http://schemas.openxmlformats.org/officeDocument/2006/relationships/hyperlink" Target="https://www.cambridge.org/core/journals/behavioural-public-policy/article/future-of-behavioral-insights-on-the-importance-of-socially-situated-nudges/1A25D44C1DF077C25371FC9AD97F399B" TargetMode="External"/><Relationship Id="rId77" Type="http://schemas.openxmlformats.org/officeDocument/2006/relationships/hyperlink" Target="https://www.cambridge.org/core/services/aop-cambridge-core/content/view/7F1BF563C8D7DDAED9D8D399EEF5DD77/S2398063X24000642a.pdf/div-class-title-getting-lost-in-a-field-a-personal-history-of-the-development-of-behavioural-public-policy-div.pdf" TargetMode="External"/><Relationship Id="rId76" Type="http://schemas.openxmlformats.org/officeDocument/2006/relationships/hyperlink" Target="https://academic.oup.com/policyandsociety/advance-article-pdf/doi/10.1093/polsoc/puaf012/63954913/puaf012.pdf" TargetMode="External"/><Relationship Id="rId79" Type="http://schemas.openxmlformats.org/officeDocument/2006/relationships/hyperlink" Target="https://www.researchgate.net/profile/Benjamin-Ewert-2/publication/344365268_Beyond_nudge_advancing_the_state-of-the-art_of_behavioural_public_policy_and_administration/links/61b231e514482e72c089c70f/Beyond-nudge-advancing-the-state-of-the-art-of-behavioural-public-policy-and-administration.pdf" TargetMode="External"/><Relationship Id="rId78" Type="http://schemas.openxmlformats.org/officeDocument/2006/relationships/hyperlink" Target="https://www.cambridge.org/core/journals/behavioral-and-brain-sciences/article/abs/conspiracy-theory/9C37A9675E8C7C1270196CCFEFAE1ADB" TargetMode="External"/><Relationship Id="rId71" Type="http://schemas.openxmlformats.org/officeDocument/2006/relationships/hyperlink" Target="https://www.tandfonline.com/doi/full/10.1080/14719037.2025.2570408" TargetMode="External"/><Relationship Id="rId70" Type="http://schemas.openxmlformats.org/officeDocument/2006/relationships/hyperlink" Target="https://www.anthropology-news.org/articles/anthropology-against-behavioral-science-a-provocation-for-better-knowledge-for-a-more-just-international-cooperation/" TargetMode="External"/><Relationship Id="rId139" Type="http://schemas.openxmlformats.org/officeDocument/2006/relationships/hyperlink" Target="https://www.annualreviews.org/docserver/fulltext/energy/47/1/annurev-environ-020422-125351.pdf?expires=1746693725&amp;id=id&amp;accname=guest&amp;checksum=B62E70B4647A4CCEE542A639318E1A74" TargetMode="External"/><Relationship Id="rId138" Type="http://schemas.openxmlformats.org/officeDocument/2006/relationships/hyperlink" Target="https://www.nature.com/articles/s41558-023-01753-x" TargetMode="External"/><Relationship Id="rId137" Type="http://schemas.openxmlformats.org/officeDocument/2006/relationships/hyperlink" Target="https://www.nature.com/articles/s41558-023-01753-x" TargetMode="External"/><Relationship Id="rId132" Type="http://schemas.openxmlformats.org/officeDocument/2006/relationships/hyperlink" Target="https://link.springer.com/article/10.1007/s11229-025-04939-2" TargetMode="External"/><Relationship Id="rId131" Type="http://schemas.openxmlformats.org/officeDocument/2006/relationships/hyperlink" Target="https://eprints.bbk.ac.uk/id/eprint/56583/2/ConfirmationBiasFinal.pdf" TargetMode="External"/><Relationship Id="rId130" Type="http://schemas.openxmlformats.org/officeDocument/2006/relationships/hyperlink" Target="https://www.annualreviews.org/content/journals/10.1146/annurev-psych-020425-020958" TargetMode="External"/><Relationship Id="rId136" Type="http://schemas.openxmlformats.org/officeDocument/2006/relationships/hyperlink" Target="https://www.cell.com/trends/cognitive-sciences/fulltext/S1364-6613(24)00105-0" TargetMode="External"/><Relationship Id="rId135" Type="http://schemas.openxmlformats.org/officeDocument/2006/relationships/hyperlink" Target="https://link.springer.com/article/10.1007/s42532-025-00227-y" TargetMode="External"/><Relationship Id="rId134" Type="http://schemas.openxmlformats.org/officeDocument/2006/relationships/hyperlink" Target="https://onlinelibrary.wiley.com/doi/abs/10.1111/jftr.12316" TargetMode="External"/><Relationship Id="rId133" Type="http://schemas.openxmlformats.org/officeDocument/2006/relationships/hyperlink" Target="https://www.tandfonline.com/doi/pdf/10.1080/17437199.2022.2146598" TargetMode="External"/><Relationship Id="rId62" Type="http://schemas.openxmlformats.org/officeDocument/2006/relationships/hyperlink" Target="https://www.cambridge.org/core/journals/behavioral-and-brain-sciences/article/abs/misdiagnosing-the-problem-of-why-behavioural-change-interventions-fail/AC1A9DC44681BFE59560259401C8C0EE" TargetMode="External"/><Relationship Id="rId61" Type="http://schemas.openxmlformats.org/officeDocument/2006/relationships/hyperlink" Target="https://bsky.app/profile/szaszibarnabas.bsky.social/post/3luzghw2mmc24" TargetMode="External"/><Relationship Id="rId64" Type="http://schemas.openxmlformats.org/officeDocument/2006/relationships/hyperlink" Target="https://d1wqtxts1xzle7.cloudfront.net/104322995/index-libre.pdf" TargetMode="External"/><Relationship Id="rId63" Type="http://schemas.openxmlformats.org/officeDocument/2006/relationships/hyperlink" Target="https://www.cambridge.org/core/journals/behavioral-and-brain-sciences/article/abs/misdiagnosing-the-problem-of-why-behavioural-change-interventions-fail/AC1A9DC44681BFE59560259401C8C0EE#related-commentaries" TargetMode="External"/><Relationship Id="rId66" Type="http://schemas.openxmlformats.org/officeDocument/2006/relationships/hyperlink" Target="https://read.dukeupress.edu/public-culture/article/35/3%20(101)/343/383271/Imaginary-of-Behavioral-GoverningFrom-Nudges-to" TargetMode="External"/><Relationship Id="rId172" Type="http://schemas.openxmlformats.org/officeDocument/2006/relationships/hyperlink" Target="https://www.tandfonline.com/doi/full/10.1080/17437199.2014.941722#d1e650" TargetMode="External"/><Relationship Id="rId65" Type="http://schemas.openxmlformats.org/officeDocument/2006/relationships/hyperlink" Target="https://www.cambridge.org/core/journals/behavioural-public-policy/article/cultural-evolutionary-behavioural-science-in-public-policy/809A4977FB8DF393BD84221DAAE86E08" TargetMode="External"/><Relationship Id="rId171" Type="http://schemas.openxmlformats.org/officeDocument/2006/relationships/hyperlink" Target="https://osf.io/preprints/psyarxiv/x6473_v1" TargetMode="External"/><Relationship Id="rId68" Type="http://schemas.openxmlformats.org/officeDocument/2006/relationships/hyperlink" Target="https://journals.sagepub.com/doi/full/10.1177/23794607251384491?_gl=1*1yd255q*_up*MQ..*_ga*MTg3ODg3MTczMS4xNzY4Mzk5NTM3*_ga_60R758KFDG*czE3NjgzOTk1MzckbzEkZzEkdDE3NjgzOTk2MjYkajYwJGwwJGgxOTIwNjE1MTM0" TargetMode="External"/><Relationship Id="rId170" Type="http://schemas.openxmlformats.org/officeDocument/2006/relationships/hyperlink" Target="https://eartharxiv.org/repository/view/8356/" TargetMode="External"/><Relationship Id="rId67" Type="http://schemas.openxmlformats.org/officeDocument/2006/relationships/hyperlink" Target="https://journals.sagepub.com/doi/10.1177/23794607251403327?_gl=1*r0u3he*_up*MQ..*_ga*MzU0NTM2MTE4LjE3NjgzOTk0NzE.*_ga_60R758KFDG*czE3NjgzOTk0NzEkbzEkZzAkdDE3NjgzOTk0NzEkajYwJGwwJGgxNzc2MTMxNTk2" TargetMode="External"/><Relationship Id="rId60" Type="http://schemas.openxmlformats.org/officeDocument/2006/relationships/hyperlink" Target="https://www.nature.com/articles/s44159-025-00471-9" TargetMode="External"/><Relationship Id="rId165" Type="http://schemas.openxmlformats.org/officeDocument/2006/relationships/hyperlink" Target="https://journals.sagepub.com/doi/full/10.1177/08902070231190219" TargetMode="External"/><Relationship Id="rId69" Type="http://schemas.openxmlformats.org/officeDocument/2006/relationships/hyperlink" Target="https://behaviouralleeway.com/cultural-evolutionary-behavioural-science-and-policy-design/" TargetMode="External"/><Relationship Id="rId164" Type="http://schemas.openxmlformats.org/officeDocument/2006/relationships/hyperlink" Target="https://journals.sagepub.com/doi/full/10.1177/08902070231190219" TargetMode="External"/><Relationship Id="rId163" Type="http://schemas.openxmlformats.org/officeDocument/2006/relationships/hyperlink" Target="https://mural.maynoothuniversity.ie/id/eprint/11134/1/FF_Developing_2017.pdf" TargetMode="External"/><Relationship Id="rId162" Type="http://schemas.openxmlformats.org/officeDocument/2006/relationships/hyperlink" Target="https://psycnet.apa.org/record/2020-29245-001" TargetMode="External"/><Relationship Id="rId169" Type="http://schemas.openxmlformats.org/officeDocument/2006/relationships/hyperlink" Target="https://journals.plos.org/climate/article?id=10.1371/journal.pclm.0000424&amp;trk=feed_main-feed-card_feed-article-content" TargetMode="External"/><Relationship Id="rId168" Type="http://schemas.openxmlformats.org/officeDocument/2006/relationships/hyperlink" Target="https://www.nature.com/articles/s44159-024-00295-z" TargetMode="External"/><Relationship Id="rId167" Type="http://schemas.openxmlformats.org/officeDocument/2006/relationships/hyperlink" Target="https://psycnet.apa.org/fulltext/2024-21268-003.html" TargetMode="External"/><Relationship Id="rId166" Type="http://schemas.openxmlformats.org/officeDocument/2006/relationships/hyperlink" Target="https://psycnet.apa.org/fulltext/2024-21268-003.html" TargetMode="External"/><Relationship Id="rId51" Type="http://schemas.openxmlformats.org/officeDocument/2006/relationships/hyperlink" Target="https://www.tandfonline.com/doi/abs/10.1080/01442872.2025.2584195" TargetMode="External"/><Relationship Id="rId50" Type="http://schemas.openxmlformats.org/officeDocument/2006/relationships/hyperlink" Target="https://www.researchgate.net/profile/Kien-Nguyen-Trung/publication/379991726_Incorporating_pragmatism_in_a_behaviour_change-led_climate_adaptation_project_a_collaborative_reflection/links/663b5dc006ea3d0b7441c11b/Incorporating-pragmatism-in-a-behaviour-change-led-climate-adaptation-project-a-collaborative-reflection.pdf" TargetMode="External"/><Relationship Id="rId53" Type="http://schemas.openxmlformats.org/officeDocument/2006/relationships/hyperlink" Target="https://pure.eur.nl/ws/portalfiles/portal/72333860/Combining_behavioural_and_reflective_policy_tools_for_the_environment_a_scoping_review_of_behavioural_public_policy_literature.pdf" TargetMode="External"/><Relationship Id="rId52" Type="http://schemas.openxmlformats.org/officeDocument/2006/relationships/hyperlink" Target="https://link.springer.com/chapter/10.1007/978-3-031-35364-2_4" TargetMode="External"/><Relationship Id="rId55" Type="http://schemas.openxmlformats.org/officeDocument/2006/relationships/hyperlink" Target="https://www.academia.edu/104651241/Resuscitating_Critical_Psychology_for_Revolting_Times" TargetMode="External"/><Relationship Id="rId161" Type="http://schemas.openxmlformats.org/officeDocument/2006/relationships/hyperlink" Target="https://www.cambridge.org/core/journals/behavioural-public-policy/article/agenda-for-psychological-and-behavioural-science-of-transformative-behavioural-change/200C29870CECD0BCB0D611C6689E8C98?utm_source=SFMC&amp;utm_medium=email&amp;utm_content=Article&amp;utm_campaign=New%20Cambridge%20Alert%20-%20Articles&amp;WT.mc_id=New%20Cambridge%20Alert%20-%20Articles" TargetMode="External"/><Relationship Id="rId54" Type="http://schemas.openxmlformats.org/officeDocument/2006/relationships/hyperlink" Target="https://www.cambridge.org/core/services/aop-cambridge-core/content/view/200D5BBC2947F7AB0CD4B4CD71B6A607/S2398063X21000166a.pdf/div-class-title-behavioral-brittleness-the-case-for-strategic-behavioral-public-policy-div.pdf" TargetMode="External"/><Relationship Id="rId160" Type="http://schemas.openxmlformats.org/officeDocument/2006/relationships/hyperlink" Target="https://pure.eur.nl/ws/portalfiles/portal/72333860/Combining_behavioural_and_reflective_policy_tools_for_the_environment_a_scoping_review_of_behavioural_public_policy_literature.pdf" TargetMode="External"/><Relationship Id="rId57" Type="http://schemas.openxmlformats.org/officeDocument/2006/relationships/hyperlink" Target="https://academic.oup.com/policyandsociety/advance-article/doi/10.1093/polsoc/puaf010/8128948" TargetMode="External"/><Relationship Id="rId56" Type="http://schemas.openxmlformats.org/officeDocument/2006/relationships/hyperlink" Target="https://www.tandfonline.com/doi/full/10.1080/09544828.2024.2322897" TargetMode="External"/><Relationship Id="rId159" Type="http://schemas.openxmlformats.org/officeDocument/2006/relationships/hyperlink" Target="https://www.cell.com/trends/cognitive-sciences/fulltext/S1364-6613(24)00105-0" TargetMode="External"/><Relationship Id="rId59" Type="http://schemas.openxmlformats.org/officeDocument/2006/relationships/hyperlink" Target="https://journals.plos.org/plosone/article?id=10.1371/journal.pone.0338675" TargetMode="External"/><Relationship Id="rId154" Type="http://schemas.openxmlformats.org/officeDocument/2006/relationships/hyperlink" Target="https://link.springer.com/content/pdf/10.1186/s12889-024-19600-9.pdf" TargetMode="External"/><Relationship Id="rId58" Type="http://schemas.openxmlformats.org/officeDocument/2006/relationships/hyperlink" Target="https://www.cambridge.org/core/journals/behavioural-public-policy/article/an-sframe-agenda-for-behavioral-public-policy-research/3817664ED39D8C25FB5B4C04FE13AAC1" TargetMode="External"/><Relationship Id="rId153" Type="http://schemas.openxmlformats.org/officeDocument/2006/relationships/hyperlink" Target="https://www.tandfonline.com/doi/full/10.1080/17437199.2022.2146598#d1e433" TargetMode="External"/><Relationship Id="rId152" Type="http://schemas.openxmlformats.org/officeDocument/2006/relationships/hyperlink" Target="https://pmc.ncbi.nlm.nih.gov/articles/PMC8156531/" TargetMode="External"/><Relationship Id="rId151" Type="http://schemas.openxmlformats.org/officeDocument/2006/relationships/hyperlink" Target="https://royalsocietypublishing.org/doi/abs/10.1098/rstb.2023.0287" TargetMode="External"/><Relationship Id="rId158" Type="http://schemas.openxmlformats.org/officeDocument/2006/relationships/hyperlink" Target="https://www.researchgate.net/profile/Abha-Joglekar-2/publication/383820728_Five_lessons_for_avoiding_failure_when_scaling_in_conservation/links/66db1b002390e50b2c6fcc03/Five-lessons-for-avoiding-failure-when-scaling-in-conservation.pdf" TargetMode="External"/><Relationship Id="rId157" Type="http://schemas.openxmlformats.org/officeDocument/2006/relationships/hyperlink" Target="https://royalsocietypublishing.org/doi/full/10.1098/rstb.2023.0282" TargetMode="External"/><Relationship Id="rId156" Type="http://schemas.openxmlformats.org/officeDocument/2006/relationships/hyperlink" Target="https://royalsocietypublishing.org/doi/abs/10.1098/rstb.2023.0288" TargetMode="External"/><Relationship Id="rId155" Type="http://schemas.openxmlformats.org/officeDocument/2006/relationships/hyperlink" Target="https://link.springer.com/content/pdf/10.1186/s12889-024-19600-9.pdf" TargetMode="External"/><Relationship Id="rId107" Type="http://schemas.openxmlformats.org/officeDocument/2006/relationships/hyperlink" Target="https://journals.sagepub.com/doi/abs/10.1177/0002716218763128" TargetMode="External"/><Relationship Id="rId106" Type="http://schemas.openxmlformats.org/officeDocument/2006/relationships/hyperlink" Target="https://oro.open.ac.uk/85566/1/WCSAJ_Neuhaus_Curley%20%281%29.pdf" TargetMode="External"/><Relationship Id="rId105" Type="http://schemas.openxmlformats.org/officeDocument/2006/relationships/hyperlink" Target="https://eprints.lse.ac.uk/55969/1/__lse.ac.uk_storage_LIBRARY_Secondary_libfile_shared_repository_Content_Galizzi%2C%20M_What%20really%20behavioral_Galizzi_What%20really%20behavioral_2015.pdf" TargetMode="External"/><Relationship Id="rId104" Type="http://schemas.openxmlformats.org/officeDocument/2006/relationships/hyperlink" Target="http://sjbae.pbworks.com/w/file/fetch/58197787/lindblom_1959.pdf" TargetMode="External"/><Relationship Id="rId109" Type="http://schemas.openxmlformats.org/officeDocument/2006/relationships/hyperlink" Target="https://www.cambridge.org/core/journals/behavioural-public-policy/article/behavioural-insights-team-ethical-professional-and-historical-considerations/CA51C214DBBCDEAD6DAE3C34301E99F6" TargetMode="External"/><Relationship Id="rId108" Type="http://schemas.openxmlformats.org/officeDocument/2006/relationships/hyperlink" Target="https://www.researchgate.net/figure/The-evolution-of-behavioural-science-in-public-policy_fig1_367398964" TargetMode="External"/><Relationship Id="rId103" Type="http://schemas.openxmlformats.org/officeDocument/2006/relationships/hyperlink" Target="https://link.springer.com/chapter/10.1007/978-981-16-9917-7_2" TargetMode="External"/><Relationship Id="rId102" Type="http://schemas.openxmlformats.org/officeDocument/2006/relationships/hyperlink" Target="https://pmc.ncbi.nlm.nih.gov/articles/PMC7615323/" TargetMode="External"/><Relationship Id="rId101" Type="http://schemas.openxmlformats.org/officeDocument/2006/relationships/hyperlink" Target="https://www.researchgate.net/publication/335998098_The_role_of_psychology_in_evidence-based_policymaking_Mapping_opportunities_for_strategic_investment_in_poverty_reduction" TargetMode="External"/><Relationship Id="rId100" Type="http://schemas.openxmlformats.org/officeDocument/2006/relationships/hyperlink" Target="https://psycnet.apa.org/record/2004-14873-012" TargetMode="External"/><Relationship Id="rId129" Type="http://schemas.openxmlformats.org/officeDocument/2006/relationships/hyperlink" Target="https://www.cambridge.org/core/journals/behavioural-public-policy/article/rationality-wars-epistemological-boundaries-and-the-limits-of-reductionism/D468AE06999D3216978B5AB4A1644187" TargetMode="External"/><Relationship Id="rId128" Type="http://schemas.openxmlformats.org/officeDocument/2006/relationships/hyperlink" Target="https://www.sciencedirect.com/science/article/pii/S0959652625023303" TargetMode="External"/><Relationship Id="rId127" Type="http://schemas.openxmlformats.org/officeDocument/2006/relationships/hyperlink" Target="https://link.springer.com/chapter/10.1007/978-3-031-69918-4_1" TargetMode="External"/><Relationship Id="rId126" Type="http://schemas.openxmlformats.org/officeDocument/2006/relationships/hyperlink" Target="https://link.springer.com/article/10.1007/s11625-024-01493-7" TargetMode="External"/><Relationship Id="rId121" Type="http://schemas.openxmlformats.org/officeDocument/2006/relationships/hyperlink" Target="https://bpspsychub.onlinelibrary.wiley.com/doi/10.1111/bjhp.12418" TargetMode="External"/><Relationship Id="rId120" Type="http://schemas.openxmlformats.org/officeDocument/2006/relationships/hyperlink" Target="http://journals.openedition.org/irpp/897" TargetMode="External"/><Relationship Id="rId125" Type="http://schemas.openxmlformats.org/officeDocument/2006/relationships/hyperlink" Target="https://link.springer.com/article/10.1007/s11625-024-01482-w" TargetMode="External"/><Relationship Id="rId124" Type="http://schemas.openxmlformats.org/officeDocument/2006/relationships/hyperlink" Target="https://www.sciencedirect.com/science/article/abs/pii/S0959652625010248" TargetMode="External"/><Relationship Id="rId123" Type="http://schemas.openxmlformats.org/officeDocument/2006/relationships/hyperlink" Target="https://osf.io/preprints/psyarxiv/ywamz_v1" TargetMode="External"/><Relationship Id="rId122" Type="http://schemas.openxmlformats.org/officeDocument/2006/relationships/hyperlink" Target="https://www.jbs.cam.ac.uk/wp-content/uploads/2023/05/cbrwp432.pdf" TargetMode="External"/><Relationship Id="rId95" Type="http://schemas.openxmlformats.org/officeDocument/2006/relationships/hyperlink" Target="https://web.archive.org/web/20190501212952id_/https://www.cambridge.org/core/services/aop-cambridge-core/content/view/26FAD6B280E69FAE0172948C3BC27C39/S2398063X18000209a.pdf" TargetMode="External"/><Relationship Id="rId94" Type="http://schemas.openxmlformats.org/officeDocument/2006/relationships/hyperlink" Target="https://www.credoc.fr/publications/changer-les-comportements-lincitation-comportementale-dans-les-politiques-de-maitrise-de-la-demande-denergie-en-france" TargetMode="External"/><Relationship Id="rId97" Type="http://schemas.openxmlformats.org/officeDocument/2006/relationships/hyperlink" Target="https://onlinelibrary.wiley.com/doi/full/10.1111/puar.12609" TargetMode="External"/><Relationship Id="rId96" Type="http://schemas.openxmlformats.org/officeDocument/2006/relationships/hyperlink" Target="https://psycnet.apa.org/record/2009-08875-001" TargetMode="External"/><Relationship Id="rId99" Type="http://schemas.openxmlformats.org/officeDocument/2006/relationships/hyperlink" Target="https://www.researchgate.net/publication/8930078_The_Role_of_Social_and_Behavioral_Science_in_Public_Health_Practice_A_Study_of_the_New_York_City_Department_of_Health" TargetMode="External"/><Relationship Id="rId98" Type="http://schemas.openxmlformats.org/officeDocument/2006/relationships/hyperlink" Target="https://assets.publishing.service.gov.uk/media/5bb21dd2e5274a3e0d7af9e0/Improving_Peoples_Health_Behavioural_Strategy.pdf" TargetMode="External"/><Relationship Id="rId91" Type="http://schemas.openxmlformats.org/officeDocument/2006/relationships/hyperlink" Target="https://www.cambridge.org/core/journals/behavioural-public-policy/article/behavioural-science-and-policy-where-are-we-now-and-where-are-we-going/576A49314514539A3A382DB9D49821E0" TargetMode="External"/><Relationship Id="rId90" Type="http://schemas.openxmlformats.org/officeDocument/2006/relationships/hyperlink" Target="https://d1wqtxts1xzle7.cloudfront.net/32779192/Whitehead_et_al_2011_Governing_Irrationality_pre-print-libre.pdf?1391150031=&amp;response-content-disposition=inline%3B+filename%3DGoverning_irrationality_or_a_more_than_r.pdf&amp;Expires=1768407027&amp;Signature=c9qMg8kJpbIK4TO2pHGuVlu3r9yNZmtO~pd84ouvbZy~zKAn9M4GgDJfmuCO3Zx0GlTibqQU7SxI9M93WHkRWptb2Y3bxfhAweqZ7JhVUkogAfTHF~-~6nEcHbXtJlx0y4brn-QqEQPI5pjiIMCfRyTXQdxGUxOEv5hD16ABKviSa9YIQnph010021N5otuli01Q3NeD-e815ZLrOdDaZuvbGSqEYKYilZAFbNDpoQ~4iDCoBqUNZ2HTxo6EbHDoJtezv0FbMqoI-i8Rr0XSp~5eIrGdakhO0hudQsAfSrGf96DKlsxVWGLhqK7OhjV0IAMxkSj1JNtPkA5MIMNlAw__&amp;Key-Pair-Id=APKAJLOHF5GGSLRBV4ZA" TargetMode="External"/><Relationship Id="rId93" Type="http://schemas.openxmlformats.org/officeDocument/2006/relationships/hyperlink" Target="https://us.sagepub.com/sites/default/files/upm-binaries/26636_Chapter1.pdf" TargetMode="External"/><Relationship Id="rId92" Type="http://schemas.openxmlformats.org/officeDocument/2006/relationships/hyperlink" Target="https://link.springer.com/article/10.1007/s12232-018-0296-9" TargetMode="External"/><Relationship Id="rId118" Type="http://schemas.openxmlformats.org/officeDocument/2006/relationships/hyperlink" Target="https://journals.sagepub.com/doi/abs/10.1177/1359105317705879" TargetMode="External"/><Relationship Id="rId117" Type="http://schemas.openxmlformats.org/officeDocument/2006/relationships/hyperlink" Target="https://psycnet.apa.org/record/1989-16297-001" TargetMode="External"/><Relationship Id="rId116" Type="http://schemas.openxmlformats.org/officeDocument/2006/relationships/hyperlink" Target="https://www.jstor.org/stable/3561557" TargetMode="External"/><Relationship Id="rId115" Type="http://schemas.openxmlformats.org/officeDocument/2006/relationships/hyperlink" Target="http://burawoy.berkeley.edu/PS/House.The%20Culminating%20Crisis.pdf" TargetMode="External"/><Relationship Id="rId119" Type="http://schemas.openxmlformats.org/officeDocument/2006/relationships/hyperlink" Target="https://www.cambridge.org/core/journals/american-political-science-review/article/abs/human-nature-in-politics-the-dialogue-of-psychology-with-political-science/48B4BE755AE2839FEFFE268B08CB7B4A" TargetMode="External"/><Relationship Id="rId110" Type="http://schemas.openxmlformats.org/officeDocument/2006/relationships/hyperlink" Target="https://fr.scribd.com/document/899275656/From-Pigeons-to-Policies-a-Very-Short-History-of-Behavioural-Science" TargetMode="External"/><Relationship Id="rId114" Type="http://schemas.openxmlformats.org/officeDocument/2006/relationships/hyperlink" Target="https://digitalcommons.wayne.edu/cgi/viewcontent.cgi?article=1007&amp;context=socprac" TargetMode="External"/><Relationship Id="rId113" Type="http://schemas.openxmlformats.org/officeDocument/2006/relationships/hyperlink" Target="https://shs.hal.science/halshs-03715552v1/file/histories-02-00016.pdf" TargetMode="External"/><Relationship Id="rId112" Type="http://schemas.openxmlformats.org/officeDocument/2006/relationships/hyperlink" Target="https://openpublishing.princeton.edu/read/history-of-social-psychology-four-enduring-tensions/section/1fccf2d6-d9f5-4b26-869a-cb82988a3333" TargetMode="External"/><Relationship Id="rId111" Type="http://schemas.openxmlformats.org/officeDocument/2006/relationships/hyperlink" Target="https://nap.nationalacademies.org/resource/26874/BE_history_20221009.pdf" TargetMode="External"/><Relationship Id="rId206" Type="http://schemas.openxmlformats.org/officeDocument/2006/relationships/hyperlink" Target="https://journal-bpa.org/index.php/jbpa/article/view/292" TargetMode="External"/><Relationship Id="rId205" Type="http://schemas.openxmlformats.org/officeDocument/2006/relationships/hyperlink" Target="https://www.cambridge.org/core/journals/behavioural-public-policy/article/agenda-for-psychological-and-behavioural-science-of-transformative-behavioural-change/200C29870CECD0BCB0D611C6689E8C98" TargetMode="External"/><Relationship Id="rId204" Type="http://schemas.openxmlformats.org/officeDocument/2006/relationships/hyperlink" Target="https://www.cambridge.org/core/journals/behavioural-public-policy/article/future-of-behavioral-insights-on-the-importance-of-socially-situated-nudges/1A25D44C1DF077C25371FC9AD97F399B" TargetMode="External"/><Relationship Id="rId203" Type="http://schemas.openxmlformats.org/officeDocument/2006/relationships/hyperlink" Target="https://scholar.google.fr/scholar?cites=14794777309352318075" TargetMode="External"/><Relationship Id="rId209" Type="http://schemas.openxmlformats.org/officeDocument/2006/relationships/hyperlink" Target="https://www.cambridge.org/core/journals/the-british-journal-of-psychiatry/article/abs/psychology-of-policy-making-and-social-change/41425031CE08F2979366D3BBBBFE03EC" TargetMode="External"/><Relationship Id="rId208" Type="http://schemas.openxmlformats.org/officeDocument/2006/relationships/hyperlink" Target="https://nap.nationalacademies.org/resource/26874/BE_history_20221009.pdf" TargetMode="External"/><Relationship Id="rId207" Type="http://schemas.openxmlformats.org/officeDocument/2006/relationships/hyperlink" Target="https://www.jstor.org/stable/40969896" TargetMode="External"/><Relationship Id="rId202" Type="http://schemas.openxmlformats.org/officeDocument/2006/relationships/hyperlink" Target="https://policy.bristoluniversitypress.co.uk/asset/12044/ch-2-loer-appendix.pdf" TargetMode="External"/><Relationship Id="rId201" Type="http://schemas.openxmlformats.org/officeDocument/2006/relationships/hyperlink" Target="https://www.cambridge.org/core/services/aop-cambridge-core/content/view/86DDA762087208E5BCEB2188D42FFC80/S2398063X20000366a.pdf" TargetMode="External"/><Relationship Id="rId200" Type="http://schemas.openxmlformats.org/officeDocument/2006/relationships/hyperlink" Target="https://scholar.google.fr/scholar?cites=1371074284306920304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